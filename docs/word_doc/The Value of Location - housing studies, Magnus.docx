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2DDA" w14:textId="034980BD" w:rsidR="00661045" w:rsidRDefault="00454425" w:rsidP="002C3348">
      <w:pPr>
        <w:pStyle w:val="Articletitle"/>
        <w:spacing w:line="240" w:lineRule="auto"/>
      </w:pPr>
      <w:commentRangeStart w:id="0"/>
      <w:r>
        <w:t>The</w:t>
      </w:r>
      <w:commentRangeEnd w:id="0"/>
      <w:r w:rsidR="005D1691">
        <w:rPr>
          <w:rStyle w:val="Kommentarsreferens"/>
          <w:b w:val="0"/>
        </w:rPr>
        <w:commentReference w:id="0"/>
      </w:r>
      <w:r>
        <w:t xml:space="preserve"> Value of location: What Matters Most for Older Adults Considering Relocation in Sweden?</w:t>
      </w:r>
    </w:p>
    <w:p w14:paraId="76EDD15E" w14:textId="42BBD28D" w:rsidR="00442B9C" w:rsidRDefault="00454425" w:rsidP="002C3348">
      <w:pPr>
        <w:pStyle w:val="Authornames"/>
        <w:spacing w:line="240" w:lineRule="auto"/>
        <w:rPr>
          <w:vertAlign w:val="superscript"/>
        </w:rPr>
      </w:pPr>
      <w:r>
        <w:t>Nick Christie</w:t>
      </w:r>
      <w:r w:rsidR="005D2725">
        <w:rPr>
          <w:vertAlign w:val="superscript"/>
        </w:rPr>
        <w:t>a</w:t>
      </w:r>
      <w:r w:rsidR="004F428E">
        <w:t xml:space="preserve"> </w:t>
      </w:r>
      <w:r w:rsidR="005D2725">
        <w:t>, Björn Slaug</w:t>
      </w:r>
      <w:r w:rsidR="00B1514E" w:rsidRPr="00394920">
        <w:rPr>
          <w:vertAlign w:val="superscript"/>
        </w:rPr>
        <w:t>a</w:t>
      </w:r>
      <w:r w:rsidR="005D2725">
        <w:t>, Magnus Zingmark</w:t>
      </w:r>
      <w:r w:rsidR="00FC45F1">
        <w:rPr>
          <w:vertAlign w:val="superscript"/>
        </w:rPr>
        <w:t>abc</w:t>
      </w:r>
      <w:r w:rsidR="005D2725">
        <w:t>, Jonas Björk</w:t>
      </w:r>
      <w:r w:rsidR="00FC45F1">
        <w:rPr>
          <w:vertAlign w:val="superscript"/>
        </w:rPr>
        <w:t>de</w:t>
      </w:r>
      <w:r w:rsidR="005D2725">
        <w:t xml:space="preserve">, </w:t>
      </w:r>
      <w:r w:rsidR="004F428E">
        <w:t xml:space="preserve">and </w:t>
      </w:r>
      <w:r w:rsidR="005D2725">
        <w:t>Susanne Iwarsson</w:t>
      </w:r>
      <w:r w:rsidR="00B1514E" w:rsidRPr="00394920">
        <w:rPr>
          <w:vertAlign w:val="superscript"/>
        </w:rPr>
        <w:t>a</w:t>
      </w:r>
    </w:p>
    <w:p w14:paraId="2BBA20F1" w14:textId="77777777" w:rsidR="00FC45F1" w:rsidRPr="00FC45F1" w:rsidRDefault="00FC45F1" w:rsidP="00FC45F1"/>
    <w:p w14:paraId="69CDBCF6" w14:textId="77777777" w:rsidR="00FC45F1" w:rsidRDefault="00B1514E" w:rsidP="00FC45F1">
      <w:pPr>
        <w:pStyle w:val="Affiliation"/>
        <w:spacing w:before="0" w:line="240" w:lineRule="auto"/>
      </w:pPr>
      <w:r w:rsidRPr="00394920">
        <w:rPr>
          <w:vertAlign w:val="superscript"/>
        </w:rPr>
        <w:t>a</w:t>
      </w:r>
      <w:r>
        <w:t>Department of Health Sciences, Faculty of Medicine, Lund University, Lund, Sweden</w:t>
      </w:r>
      <w:r w:rsidR="00B64FA3">
        <w:t>;</w:t>
      </w:r>
      <w:r w:rsidR="00B64FA3" w:rsidRPr="003152C8">
        <w:t xml:space="preserve"> </w:t>
      </w:r>
      <w:r w:rsidR="00B64FA3" w:rsidRPr="00394920">
        <w:rPr>
          <w:vertAlign w:val="superscript"/>
        </w:rPr>
        <w:t>b</w:t>
      </w:r>
      <w:r w:rsidR="00FC45F1" w:rsidRPr="00FC45F1">
        <w:t>Health and Social Care Administration, Municipality of Östersund, Östersund,</w:t>
      </w:r>
      <w:r w:rsidR="00FC45F1">
        <w:t xml:space="preserve"> </w:t>
      </w:r>
      <w:r w:rsidR="00FC45F1">
        <w:rPr>
          <w:vertAlign w:val="superscript"/>
        </w:rPr>
        <w:t>c</w:t>
      </w:r>
      <w:r w:rsidR="00FC45F1" w:rsidRPr="00FC45F1">
        <w:t>Community Medicine and Rehabilitation, Umeå University, Umeå, Sweden</w:t>
      </w:r>
      <w:r w:rsidR="00FC45F1">
        <w:t>;</w:t>
      </w:r>
      <w:r w:rsidR="00FC45F1" w:rsidRPr="00FC45F1">
        <w:t xml:space="preserve"> </w:t>
      </w:r>
    </w:p>
    <w:p w14:paraId="3C80D971" w14:textId="46B0D0E8" w:rsidR="00FC45F1" w:rsidRDefault="00FC45F1" w:rsidP="00FC45F1">
      <w:pPr>
        <w:pStyle w:val="Affiliation"/>
        <w:spacing w:before="0" w:line="240" w:lineRule="auto"/>
      </w:pPr>
      <w:r>
        <w:rPr>
          <w:vertAlign w:val="superscript"/>
        </w:rPr>
        <w:t>d</w:t>
      </w:r>
      <w:r w:rsidRPr="00FC45F1">
        <w:t>Clinical Studies Sweden, Forum South, Skåne University Hospital, Lund, Sweden</w:t>
      </w:r>
      <w:r>
        <w:t>;</w:t>
      </w:r>
    </w:p>
    <w:p w14:paraId="1C8606CD" w14:textId="3CF511EF" w:rsidR="00997B0F" w:rsidRDefault="00FC45F1" w:rsidP="00FC45F1">
      <w:pPr>
        <w:pStyle w:val="Affiliation"/>
        <w:spacing w:before="0" w:line="240" w:lineRule="auto"/>
      </w:pPr>
      <w:r>
        <w:rPr>
          <w:vertAlign w:val="superscript"/>
        </w:rPr>
        <w:t>e</w:t>
      </w:r>
      <w:r w:rsidRPr="00FC45F1">
        <w:t>Division of Occupational and Environmental Medicine, Lund University, Lund, Sweden</w:t>
      </w:r>
    </w:p>
    <w:p w14:paraId="70DEC39D" w14:textId="77777777" w:rsidR="00B1514E" w:rsidRDefault="00B1514E" w:rsidP="002C3348">
      <w:pPr>
        <w:pStyle w:val="Affiliation"/>
        <w:spacing w:line="240" w:lineRule="auto"/>
      </w:pPr>
    </w:p>
    <w:p w14:paraId="5CBF9F7E" w14:textId="00462666" w:rsidR="000A4428" w:rsidRDefault="005D2725" w:rsidP="002C3348">
      <w:pPr>
        <w:pStyle w:val="Correspondencedetails"/>
        <w:spacing w:line="240" w:lineRule="auto"/>
      </w:pPr>
      <w:r>
        <w:t xml:space="preserve">For </w:t>
      </w:r>
      <w:r w:rsidR="009E6F03">
        <w:t>correspondence,</w:t>
      </w:r>
      <w:r>
        <w:t xml:space="preserve"> please contact Nick Christie, </w:t>
      </w:r>
      <w:hyperlink r:id="rId12" w:history="1">
        <w:r w:rsidRPr="003A676E">
          <w:rPr>
            <w:rStyle w:val="Hyperlnk"/>
          </w:rPr>
          <w:t>nick.christie@med.lu.se</w:t>
        </w:r>
      </w:hyperlink>
    </w:p>
    <w:p w14:paraId="23448DC9" w14:textId="77777777" w:rsidR="00B1514E" w:rsidRDefault="00B1514E" w:rsidP="00B1514E">
      <w:pPr>
        <w:rPr>
          <w:i/>
          <w:iCs/>
          <w:lang w:val="en-US" w:eastAsia="sv-SE"/>
        </w:rPr>
      </w:pPr>
    </w:p>
    <w:p w14:paraId="0563DC5D" w14:textId="77777777"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Nick Christie</w:t>
      </w:r>
      <w:r w:rsidRPr="000E0072">
        <w:rPr>
          <w:lang w:val="en-US" w:eastAsia="en-US"/>
        </w:rPr>
        <w:t xml:space="preserve"> is a postdoctoral researcher and research engineer at Lund University. His research bridges health sciences and economics, focusing on housing, urban planning, and ageing, with particular attention to relocation patterns among older adults.</w:t>
      </w:r>
    </w:p>
    <w:p w14:paraId="63098166" w14:textId="77777777"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Björn Slaug</w:t>
      </w:r>
      <w:r w:rsidRPr="000E0072">
        <w:rPr>
          <w:lang w:val="en-US" w:eastAsia="en-US"/>
        </w:rPr>
        <w:t xml:space="preserve"> is an Associate Professor of Health Sciences at Lund University and a member of the Active and Healthy Ageing research group at the Centre for Ageing and Supportive Environments (CASE). His research focuses on the built environment and how it can be adapted to support active and healthy ageing.</w:t>
      </w:r>
    </w:p>
    <w:p w14:paraId="7EB606EF" w14:textId="77777777"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Magnus Zingmark</w:t>
      </w:r>
      <w:r w:rsidRPr="000E0072">
        <w:rPr>
          <w:lang w:val="en-US" w:eastAsia="en-US"/>
        </w:rPr>
        <w:t xml:space="preserve"> is an Associate Professor in Occupational Therapy at Umeå University and affiliated researcher at Epidemiology and Global Health, Umeå University. His work focuses on health promotion, falls prevention, and reablement for older adults, and he leads R&amp;D for active and healthy ageing in the Municipality of Östersund.</w:t>
      </w:r>
    </w:p>
    <w:p w14:paraId="2834F9B5" w14:textId="77777777"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Jonas Björk</w:t>
      </w:r>
      <w:r w:rsidRPr="000E0072">
        <w:rPr>
          <w:lang w:val="en-US" w:eastAsia="en-US"/>
        </w:rPr>
        <w:t xml:space="preserve"> is a Professor of Epidemiology at Lund University. His research focuses on sociodemographic differences in health and wellbeing, using population-based data, and he contributes to developing infrastructure for population research and public health surveillance.</w:t>
      </w:r>
    </w:p>
    <w:p w14:paraId="135C6A66" w14:textId="77777777"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Susanne Iwarsson</w:t>
      </w:r>
      <w:r w:rsidRPr="000E0072">
        <w:rPr>
          <w:lang w:val="en-US" w:eastAsia="en-US"/>
        </w:rPr>
        <w:t xml:space="preserve"> is Professor of Gerontology and Care for Older People at Lund University and Doctor Honoris Causa at Riga Stradins University, Latvia. Her research in environmental gerontology focuses on ageing, health, housing, and participation, and she is the founding director of the Centre for Ageing and Supportive Environments (CASE) and the Swedish National Graduate School on Ageing and Health (SWEAH).</w:t>
      </w:r>
    </w:p>
    <w:p w14:paraId="152046BB" w14:textId="77777777" w:rsidR="00B1514E" w:rsidRDefault="00B1514E" w:rsidP="00B1514E">
      <w:pPr>
        <w:rPr>
          <w:lang w:val="en-US" w:eastAsia="sv-SE"/>
        </w:rPr>
      </w:pPr>
    </w:p>
    <w:p w14:paraId="0A0EFF79" w14:textId="77777777" w:rsidR="00B1514E" w:rsidRDefault="00B1514E" w:rsidP="00B1514E">
      <w:pPr>
        <w:spacing w:line="240" w:lineRule="auto"/>
        <w:rPr>
          <w:i/>
          <w:iCs/>
          <w:lang w:val="en-US" w:eastAsia="sv-SE"/>
        </w:rPr>
      </w:pPr>
    </w:p>
    <w:p w14:paraId="4855D90F" w14:textId="77777777" w:rsidR="000E0072" w:rsidRDefault="000E0072" w:rsidP="00B1514E">
      <w:pPr>
        <w:spacing w:line="240" w:lineRule="auto"/>
        <w:rPr>
          <w:i/>
          <w:iCs/>
          <w:lang w:val="en-US" w:eastAsia="sv-SE"/>
        </w:rPr>
      </w:pPr>
    </w:p>
    <w:p w14:paraId="418D170E" w14:textId="77777777" w:rsidR="000E0072" w:rsidRDefault="000E0072" w:rsidP="00B1514E">
      <w:pPr>
        <w:spacing w:line="240" w:lineRule="auto"/>
        <w:rPr>
          <w:i/>
          <w:iCs/>
          <w:lang w:val="en-US" w:eastAsia="sv-SE"/>
        </w:rPr>
      </w:pPr>
    </w:p>
    <w:p w14:paraId="70E7DECE" w14:textId="77777777" w:rsidR="000E0072" w:rsidRDefault="000E0072" w:rsidP="00B1514E">
      <w:pPr>
        <w:spacing w:line="240" w:lineRule="auto"/>
        <w:rPr>
          <w:i/>
          <w:iCs/>
          <w:lang w:val="en-US" w:eastAsia="sv-SE"/>
        </w:rPr>
      </w:pPr>
    </w:p>
    <w:p w14:paraId="70121029" w14:textId="77777777" w:rsidR="000E0072" w:rsidRDefault="000E0072" w:rsidP="00B1514E">
      <w:pPr>
        <w:spacing w:line="240" w:lineRule="auto"/>
        <w:rPr>
          <w:i/>
          <w:iCs/>
          <w:lang w:val="en-US" w:eastAsia="sv-SE"/>
        </w:rPr>
      </w:pPr>
    </w:p>
    <w:p w14:paraId="07E426E9" w14:textId="77777777" w:rsidR="000E0072" w:rsidRPr="00DD6569" w:rsidRDefault="000E0072" w:rsidP="00B1514E">
      <w:pPr>
        <w:spacing w:line="240" w:lineRule="auto"/>
        <w:rPr>
          <w:i/>
          <w:iCs/>
          <w:lang w:val="en-US" w:eastAsia="sv-SE"/>
        </w:rPr>
      </w:pPr>
    </w:p>
    <w:p w14:paraId="75D69EC3" w14:textId="77777777" w:rsidR="00633DD5" w:rsidRPr="00F15126" w:rsidRDefault="00633DD5" w:rsidP="002C3348">
      <w:pPr>
        <w:pStyle w:val="Notesoncontributors"/>
        <w:spacing w:line="240" w:lineRule="auto"/>
        <w:rPr>
          <w:szCs w:val="22"/>
          <w:lang w:val="en-US"/>
        </w:rPr>
      </w:pPr>
    </w:p>
    <w:tbl>
      <w:tblPr>
        <w:tblStyle w:val="Tabellrutnt"/>
        <w:tblW w:w="0" w:type="auto"/>
        <w:tblLook w:val="04A0" w:firstRow="1" w:lastRow="0" w:firstColumn="1" w:lastColumn="0" w:noHBand="0" w:noVBand="1"/>
      </w:tblPr>
      <w:tblGrid>
        <w:gridCol w:w="4094"/>
        <w:gridCol w:w="4395"/>
      </w:tblGrid>
      <w:tr w:rsidR="00633DD5" w:rsidRPr="00F15126" w14:paraId="10A754E4" w14:textId="77777777" w:rsidTr="00FC45F1">
        <w:tc>
          <w:tcPr>
            <w:tcW w:w="4094" w:type="dxa"/>
          </w:tcPr>
          <w:p w14:paraId="4B099519" w14:textId="52A24279" w:rsidR="00633DD5" w:rsidRPr="00FC45F1" w:rsidRDefault="00633DD5" w:rsidP="00F15126">
            <w:pPr>
              <w:pStyle w:val="Notesoncontributors"/>
              <w:spacing w:before="0" w:line="240" w:lineRule="auto"/>
              <w:rPr>
                <w:sz w:val="18"/>
                <w:szCs w:val="18"/>
              </w:rPr>
            </w:pPr>
            <w:r w:rsidRPr="00FC45F1">
              <w:rPr>
                <w:sz w:val="18"/>
                <w:szCs w:val="18"/>
              </w:rPr>
              <w:t>Research Aim</w:t>
            </w:r>
          </w:p>
        </w:tc>
        <w:tc>
          <w:tcPr>
            <w:tcW w:w="4395" w:type="dxa"/>
          </w:tcPr>
          <w:p w14:paraId="6A693762" w14:textId="77777777" w:rsidR="00633DD5" w:rsidRPr="00FC45F1" w:rsidRDefault="00633DD5" w:rsidP="00F15126">
            <w:pPr>
              <w:pStyle w:val="Notesoncontributors"/>
              <w:numPr>
                <w:ilvl w:val="0"/>
                <w:numId w:val="32"/>
              </w:numPr>
              <w:spacing w:before="0" w:line="240" w:lineRule="auto"/>
              <w:rPr>
                <w:sz w:val="18"/>
                <w:szCs w:val="18"/>
              </w:rPr>
            </w:pPr>
            <w:r w:rsidRPr="00FC45F1">
              <w:rPr>
                <w:sz w:val="18"/>
                <w:szCs w:val="18"/>
              </w:rPr>
              <w:t>To explore willingness-to-pay estimates of preferred locational attributes for older individuals in Sweden considering relocation.</w:t>
            </w:r>
          </w:p>
          <w:p w14:paraId="617EA748" w14:textId="77777777" w:rsidR="00633DD5" w:rsidRPr="00FC45F1" w:rsidRDefault="00633DD5" w:rsidP="00F15126">
            <w:pPr>
              <w:pStyle w:val="Notesoncontributors"/>
              <w:numPr>
                <w:ilvl w:val="0"/>
                <w:numId w:val="32"/>
              </w:numPr>
              <w:spacing w:before="0" w:line="240" w:lineRule="auto"/>
              <w:rPr>
                <w:sz w:val="18"/>
                <w:szCs w:val="18"/>
              </w:rPr>
            </w:pPr>
            <w:r w:rsidRPr="00FC45F1">
              <w:rPr>
                <w:sz w:val="18"/>
                <w:szCs w:val="18"/>
              </w:rPr>
              <w:t>Explore heterogeneity in locational preferences for older individuals in Sweden considering relocation.</w:t>
            </w:r>
          </w:p>
          <w:p w14:paraId="59DB7ACA" w14:textId="637579A3" w:rsidR="00633DD5" w:rsidRPr="00FC45F1" w:rsidRDefault="00633DD5" w:rsidP="00F15126">
            <w:pPr>
              <w:pStyle w:val="Notesoncontributors"/>
              <w:numPr>
                <w:ilvl w:val="0"/>
                <w:numId w:val="32"/>
              </w:numPr>
              <w:spacing w:before="0" w:line="240" w:lineRule="auto"/>
              <w:rPr>
                <w:sz w:val="18"/>
                <w:szCs w:val="18"/>
              </w:rPr>
            </w:pPr>
            <w:r w:rsidRPr="00FC45F1">
              <w:rPr>
                <w:sz w:val="18"/>
                <w:szCs w:val="18"/>
              </w:rPr>
              <w:t xml:space="preserve">To identify differences in willingness to pay estimates </w:t>
            </w:r>
            <w:r w:rsidR="00AE4462" w:rsidRPr="00FC45F1">
              <w:rPr>
                <w:sz w:val="18"/>
                <w:szCs w:val="18"/>
              </w:rPr>
              <w:t>f</w:t>
            </w:r>
            <w:r w:rsidRPr="00FC45F1">
              <w:rPr>
                <w:sz w:val="18"/>
                <w:szCs w:val="18"/>
              </w:rPr>
              <w:t>among older individuals considering relocation in Sweden.</w:t>
            </w:r>
          </w:p>
          <w:p w14:paraId="49A9C2EA" w14:textId="77777777" w:rsidR="00633DD5" w:rsidRPr="00FC45F1" w:rsidRDefault="00633DD5" w:rsidP="00F15126">
            <w:pPr>
              <w:pStyle w:val="Notesoncontributors"/>
              <w:spacing w:before="0" w:line="240" w:lineRule="auto"/>
              <w:rPr>
                <w:sz w:val="18"/>
                <w:szCs w:val="18"/>
              </w:rPr>
            </w:pPr>
          </w:p>
        </w:tc>
      </w:tr>
      <w:tr w:rsidR="00633DD5" w:rsidRPr="00F15126" w14:paraId="7C9800A5" w14:textId="77777777" w:rsidTr="00FC45F1">
        <w:tc>
          <w:tcPr>
            <w:tcW w:w="4094" w:type="dxa"/>
          </w:tcPr>
          <w:p w14:paraId="7E70660C" w14:textId="5C26FECB" w:rsidR="00633DD5" w:rsidRPr="00FC45F1" w:rsidRDefault="00633DD5" w:rsidP="00F15126">
            <w:pPr>
              <w:pStyle w:val="Notesoncontributors"/>
              <w:spacing w:before="0" w:line="240" w:lineRule="auto"/>
              <w:rPr>
                <w:sz w:val="18"/>
                <w:szCs w:val="18"/>
              </w:rPr>
            </w:pPr>
            <w:r w:rsidRPr="00FC45F1">
              <w:rPr>
                <w:sz w:val="18"/>
                <w:szCs w:val="18"/>
              </w:rPr>
              <w:t>Journals</w:t>
            </w:r>
          </w:p>
        </w:tc>
        <w:tc>
          <w:tcPr>
            <w:tcW w:w="4395" w:type="dxa"/>
          </w:tcPr>
          <w:p w14:paraId="7FA766D1" w14:textId="417783A7" w:rsidR="00B17C5F" w:rsidRDefault="00633DD5" w:rsidP="00F15126">
            <w:pPr>
              <w:pStyle w:val="Notesoncontributors"/>
              <w:numPr>
                <w:ilvl w:val="0"/>
                <w:numId w:val="33"/>
              </w:numPr>
              <w:spacing w:before="0" w:line="240" w:lineRule="auto"/>
              <w:rPr>
                <w:sz w:val="18"/>
                <w:szCs w:val="18"/>
              </w:rPr>
            </w:pPr>
            <w:r w:rsidRPr="00FC45F1">
              <w:rPr>
                <w:sz w:val="18"/>
                <w:szCs w:val="18"/>
              </w:rPr>
              <w:t xml:space="preserve">Housing studies – Have published a handful of studies using a DCE.  </w:t>
            </w:r>
            <w:r w:rsidR="00741BA3">
              <w:rPr>
                <w:sz w:val="18"/>
                <w:szCs w:val="18"/>
                <w:highlight w:val="yellow"/>
              </w:rPr>
              <w:t xml:space="preserve">Good </w:t>
            </w:r>
            <w:r w:rsidRPr="00FC45F1">
              <w:rPr>
                <w:sz w:val="18"/>
                <w:szCs w:val="18"/>
                <w:highlight w:val="yellow"/>
              </w:rPr>
              <w:t xml:space="preserve"> candidate</w:t>
            </w:r>
            <w:r w:rsidR="00B17C5F" w:rsidRPr="00FC45F1">
              <w:rPr>
                <w:sz w:val="18"/>
                <w:szCs w:val="18"/>
              </w:rPr>
              <w:t xml:space="preserve"> </w:t>
            </w:r>
          </w:p>
          <w:p w14:paraId="173A8529" w14:textId="4C2341FD" w:rsidR="00633DD5" w:rsidRPr="00FC45F1" w:rsidRDefault="00B17C5F" w:rsidP="00F15126">
            <w:pPr>
              <w:pStyle w:val="Notesoncontributors"/>
              <w:numPr>
                <w:ilvl w:val="0"/>
                <w:numId w:val="33"/>
              </w:numPr>
              <w:spacing w:before="0" w:line="240" w:lineRule="auto"/>
              <w:rPr>
                <w:sz w:val="18"/>
                <w:szCs w:val="18"/>
              </w:rPr>
            </w:pPr>
            <w:r w:rsidRPr="00FC45F1">
              <w:rPr>
                <w:sz w:val="18"/>
                <w:szCs w:val="18"/>
              </w:rPr>
              <w:t xml:space="preserve">Journal of housing and the built environment. (latex) </w:t>
            </w:r>
            <w:r w:rsidRPr="00FC45F1">
              <w:rPr>
                <w:sz w:val="18"/>
                <w:szCs w:val="18"/>
                <w:highlight w:val="yellow"/>
              </w:rPr>
              <w:t>good candidate</w:t>
            </w:r>
            <w:r w:rsidRPr="00FC45F1">
              <w:rPr>
                <w:sz w:val="18"/>
                <w:szCs w:val="18"/>
              </w:rPr>
              <w:t xml:space="preserve"> https://link.springer.com/journal/10901</w:t>
            </w:r>
          </w:p>
          <w:p w14:paraId="221564EA" w14:textId="384FCF2D" w:rsidR="00633DD5" w:rsidRPr="00FC45F1" w:rsidRDefault="00633DD5" w:rsidP="00F15126">
            <w:pPr>
              <w:pStyle w:val="Notesoncontributors"/>
              <w:numPr>
                <w:ilvl w:val="0"/>
                <w:numId w:val="33"/>
              </w:numPr>
              <w:spacing w:before="0" w:line="240" w:lineRule="auto"/>
              <w:rPr>
                <w:sz w:val="18"/>
                <w:szCs w:val="18"/>
              </w:rPr>
            </w:pPr>
            <w:r w:rsidRPr="00FC45F1">
              <w:rPr>
                <w:sz w:val="18"/>
                <w:szCs w:val="18"/>
              </w:rPr>
              <w:t xml:space="preserve">Nature Ageing – appears to be rooted in medical science (DNA sequences, biological indicators, etc).  No DCE studies identified. </w:t>
            </w:r>
            <w:r w:rsidRPr="00FC45F1">
              <w:rPr>
                <w:sz w:val="18"/>
                <w:szCs w:val="18"/>
                <w:highlight w:val="red"/>
              </w:rPr>
              <w:t>Low candidate</w:t>
            </w:r>
          </w:p>
          <w:p w14:paraId="566B1DA2" w14:textId="02B20A31" w:rsidR="00633DD5" w:rsidRPr="00FC45F1" w:rsidRDefault="00633DD5" w:rsidP="00F15126">
            <w:pPr>
              <w:pStyle w:val="Notesoncontributors"/>
              <w:numPr>
                <w:ilvl w:val="0"/>
                <w:numId w:val="33"/>
              </w:numPr>
              <w:spacing w:before="0" w:line="240" w:lineRule="auto"/>
              <w:rPr>
                <w:sz w:val="18"/>
                <w:szCs w:val="18"/>
              </w:rPr>
            </w:pPr>
            <w:r w:rsidRPr="00FC45F1">
              <w:rPr>
                <w:sz w:val="18"/>
                <w:szCs w:val="18"/>
              </w:rPr>
              <w:t>Lancet</w:t>
            </w:r>
            <w:r w:rsidR="00FE6C9D" w:rsidRPr="00FC45F1">
              <w:rPr>
                <w:sz w:val="18"/>
                <w:szCs w:val="18"/>
              </w:rPr>
              <w:t xml:space="preserve"> </w:t>
            </w:r>
            <w:r w:rsidR="00B17C5F">
              <w:rPr>
                <w:sz w:val="18"/>
                <w:szCs w:val="18"/>
              </w:rPr>
              <w:t>–</w:t>
            </w:r>
            <w:r w:rsidR="00FE6C9D" w:rsidRPr="00FC45F1">
              <w:rPr>
                <w:sz w:val="18"/>
                <w:szCs w:val="18"/>
              </w:rPr>
              <w:t xml:space="preserve"> </w:t>
            </w:r>
            <w:r w:rsidR="00B17C5F">
              <w:rPr>
                <w:sz w:val="18"/>
                <w:szCs w:val="18"/>
              </w:rPr>
              <w:t xml:space="preserve">No DCE studies found – </w:t>
            </w:r>
            <w:r w:rsidR="00B17C5F" w:rsidRPr="00B17C5F">
              <w:rPr>
                <w:sz w:val="18"/>
                <w:szCs w:val="18"/>
                <w:highlight w:val="red"/>
              </w:rPr>
              <w:t>low</w:t>
            </w:r>
            <w:r w:rsidR="00B17C5F">
              <w:rPr>
                <w:sz w:val="18"/>
                <w:szCs w:val="18"/>
              </w:rPr>
              <w:t xml:space="preserve"> </w:t>
            </w:r>
            <w:r w:rsidR="00B17C5F" w:rsidRPr="00B17C5F">
              <w:rPr>
                <w:sz w:val="18"/>
                <w:szCs w:val="18"/>
                <w:highlight w:val="red"/>
              </w:rPr>
              <w:t>candidate</w:t>
            </w:r>
            <w:r w:rsidR="00B17C5F">
              <w:rPr>
                <w:sz w:val="18"/>
                <w:szCs w:val="18"/>
              </w:rPr>
              <w:t xml:space="preserve"> </w:t>
            </w:r>
          </w:p>
          <w:p w14:paraId="6B26D216" w14:textId="436D23B5" w:rsidR="00C27724" w:rsidRPr="00FC45F1" w:rsidRDefault="00C27724" w:rsidP="00F15126">
            <w:pPr>
              <w:pStyle w:val="Notesoncontributors"/>
              <w:numPr>
                <w:ilvl w:val="0"/>
                <w:numId w:val="33"/>
              </w:numPr>
              <w:spacing w:before="0" w:line="240" w:lineRule="auto"/>
              <w:rPr>
                <w:sz w:val="18"/>
                <w:szCs w:val="18"/>
              </w:rPr>
            </w:pPr>
            <w:r w:rsidRPr="00FC45F1">
              <w:rPr>
                <w:sz w:val="18"/>
                <w:szCs w:val="18"/>
              </w:rPr>
              <w:t>Health and Place</w:t>
            </w:r>
            <w:r w:rsidR="00FE6C9D" w:rsidRPr="00FC45F1">
              <w:rPr>
                <w:sz w:val="18"/>
                <w:szCs w:val="18"/>
              </w:rPr>
              <w:t xml:space="preserve"> - </w:t>
            </w:r>
            <w:r w:rsidR="00B17C5F">
              <w:rPr>
                <w:sz w:val="18"/>
                <w:szCs w:val="18"/>
              </w:rPr>
              <w:t>?</w:t>
            </w:r>
          </w:p>
          <w:p w14:paraId="2C846CBE" w14:textId="4CFFB05E" w:rsidR="00C27724" w:rsidRPr="00FC45F1" w:rsidRDefault="00C27724" w:rsidP="00F15126">
            <w:pPr>
              <w:pStyle w:val="Notesoncontributors"/>
              <w:numPr>
                <w:ilvl w:val="0"/>
                <w:numId w:val="33"/>
              </w:numPr>
              <w:spacing w:before="0" w:line="240" w:lineRule="auto"/>
              <w:rPr>
                <w:sz w:val="18"/>
                <w:szCs w:val="18"/>
              </w:rPr>
            </w:pPr>
            <w:r w:rsidRPr="00FC45F1">
              <w:rPr>
                <w:sz w:val="18"/>
                <w:szCs w:val="18"/>
              </w:rPr>
              <w:t>Urban Studies</w:t>
            </w:r>
            <w:r w:rsidR="00FE6C9D" w:rsidRPr="00FC45F1">
              <w:rPr>
                <w:sz w:val="18"/>
                <w:szCs w:val="18"/>
              </w:rPr>
              <w:t xml:space="preserve"> - </w:t>
            </w:r>
            <w:r w:rsidR="00B17C5F">
              <w:rPr>
                <w:sz w:val="18"/>
                <w:szCs w:val="18"/>
              </w:rPr>
              <w:t>?</w:t>
            </w:r>
          </w:p>
          <w:p w14:paraId="64C0035D" w14:textId="081DE948" w:rsidR="00C27724" w:rsidRPr="00FC45F1" w:rsidRDefault="00C27724" w:rsidP="00F15126">
            <w:pPr>
              <w:pStyle w:val="Notesoncontributors"/>
              <w:numPr>
                <w:ilvl w:val="0"/>
                <w:numId w:val="33"/>
              </w:numPr>
              <w:spacing w:before="0" w:line="240" w:lineRule="auto"/>
              <w:rPr>
                <w:sz w:val="18"/>
                <w:szCs w:val="18"/>
              </w:rPr>
            </w:pPr>
            <w:r w:rsidRPr="00FC45F1">
              <w:rPr>
                <w:sz w:val="18"/>
                <w:szCs w:val="18"/>
              </w:rPr>
              <w:t>Ageing Studies</w:t>
            </w:r>
            <w:r w:rsidR="00FE6C9D" w:rsidRPr="00FC45F1">
              <w:rPr>
                <w:sz w:val="18"/>
                <w:szCs w:val="18"/>
              </w:rPr>
              <w:t xml:space="preserve"> - </w:t>
            </w:r>
            <w:r w:rsidR="00B17C5F">
              <w:rPr>
                <w:sz w:val="18"/>
                <w:szCs w:val="18"/>
              </w:rPr>
              <w:t>?</w:t>
            </w:r>
          </w:p>
          <w:p w14:paraId="3907D58B" w14:textId="5942772C" w:rsidR="000C109F" w:rsidRPr="00FC45F1" w:rsidRDefault="000C109F" w:rsidP="00B17C5F">
            <w:pPr>
              <w:pStyle w:val="Notesoncontributors"/>
              <w:spacing w:before="0" w:line="240" w:lineRule="auto"/>
              <w:ind w:left="720"/>
              <w:rPr>
                <w:sz w:val="18"/>
                <w:szCs w:val="18"/>
              </w:rPr>
            </w:pPr>
          </w:p>
        </w:tc>
      </w:tr>
      <w:tr w:rsidR="00633DD5" w:rsidRPr="00F15126" w14:paraId="369B105B" w14:textId="77777777" w:rsidTr="00FC45F1">
        <w:tc>
          <w:tcPr>
            <w:tcW w:w="4094" w:type="dxa"/>
          </w:tcPr>
          <w:p w14:paraId="6E5DC142" w14:textId="4CC3A3A4" w:rsidR="00633DD5" w:rsidRPr="00FC45F1" w:rsidRDefault="00C27724" w:rsidP="002C3348">
            <w:pPr>
              <w:pStyle w:val="Notesoncontributors"/>
              <w:spacing w:line="240" w:lineRule="auto"/>
              <w:rPr>
                <w:sz w:val="18"/>
                <w:szCs w:val="18"/>
              </w:rPr>
            </w:pPr>
            <w:r w:rsidRPr="00FC45F1">
              <w:rPr>
                <w:sz w:val="18"/>
                <w:szCs w:val="18"/>
              </w:rPr>
              <w:t>Methodological approach</w:t>
            </w:r>
          </w:p>
        </w:tc>
        <w:tc>
          <w:tcPr>
            <w:tcW w:w="4395" w:type="dxa"/>
          </w:tcPr>
          <w:p w14:paraId="4AD5AB07" w14:textId="77777777" w:rsidR="00633DD5" w:rsidRPr="00FC45F1" w:rsidRDefault="00C27724" w:rsidP="00C27724">
            <w:pPr>
              <w:pStyle w:val="Notesoncontributors"/>
              <w:numPr>
                <w:ilvl w:val="0"/>
                <w:numId w:val="34"/>
              </w:numPr>
              <w:spacing w:line="240" w:lineRule="auto"/>
              <w:rPr>
                <w:sz w:val="18"/>
                <w:szCs w:val="18"/>
              </w:rPr>
            </w:pPr>
            <w:r w:rsidRPr="00FC45F1">
              <w:rPr>
                <w:sz w:val="18"/>
                <w:szCs w:val="18"/>
              </w:rPr>
              <w:t>Estimate mixed logit models on Renters and Owners to identify MWTP estimates</w:t>
            </w:r>
          </w:p>
          <w:p w14:paraId="1DCC02FB" w14:textId="1CE90529" w:rsidR="00C27724" w:rsidRPr="00FC45F1" w:rsidRDefault="00C27724" w:rsidP="00C27724">
            <w:pPr>
              <w:pStyle w:val="Notesoncontributors"/>
              <w:numPr>
                <w:ilvl w:val="0"/>
                <w:numId w:val="34"/>
              </w:numPr>
              <w:spacing w:line="240" w:lineRule="auto"/>
              <w:rPr>
                <w:sz w:val="18"/>
                <w:szCs w:val="18"/>
              </w:rPr>
            </w:pPr>
            <w:r w:rsidRPr="00FC45F1">
              <w:rPr>
                <w:sz w:val="18"/>
                <w:szCs w:val="18"/>
              </w:rPr>
              <w:t>Extend these models to include interaction terms which facilitate identifying differences across age, gender, and health.</w:t>
            </w:r>
          </w:p>
        </w:tc>
      </w:tr>
      <w:tr w:rsidR="00633DD5" w:rsidRPr="00F15126" w14:paraId="377B4863" w14:textId="77777777" w:rsidTr="00FC45F1">
        <w:tc>
          <w:tcPr>
            <w:tcW w:w="4094" w:type="dxa"/>
          </w:tcPr>
          <w:p w14:paraId="75CF3D3C" w14:textId="1D2D4E47" w:rsidR="00633DD5" w:rsidRPr="00FC45F1" w:rsidRDefault="000F78B5" w:rsidP="002C3348">
            <w:pPr>
              <w:pStyle w:val="Notesoncontributors"/>
              <w:spacing w:line="240" w:lineRule="auto"/>
              <w:rPr>
                <w:sz w:val="18"/>
                <w:szCs w:val="18"/>
              </w:rPr>
            </w:pPr>
            <w:r w:rsidRPr="00FC45F1">
              <w:rPr>
                <w:sz w:val="18"/>
                <w:szCs w:val="18"/>
              </w:rPr>
              <w:t>Methodological considerations</w:t>
            </w:r>
          </w:p>
        </w:tc>
        <w:tc>
          <w:tcPr>
            <w:tcW w:w="4395" w:type="dxa"/>
          </w:tcPr>
          <w:p w14:paraId="2AF7B0EC" w14:textId="77777777" w:rsidR="00633DD5" w:rsidRPr="00FC45F1" w:rsidRDefault="000F78B5" w:rsidP="000F78B5">
            <w:pPr>
              <w:pStyle w:val="Notesoncontributors"/>
              <w:numPr>
                <w:ilvl w:val="0"/>
                <w:numId w:val="35"/>
              </w:numPr>
              <w:spacing w:line="240" w:lineRule="auto"/>
              <w:rPr>
                <w:sz w:val="18"/>
                <w:szCs w:val="18"/>
              </w:rPr>
            </w:pPr>
            <w:r w:rsidRPr="00FC45F1">
              <w:rPr>
                <w:sz w:val="18"/>
                <w:szCs w:val="18"/>
              </w:rPr>
              <w:t>Our primary focus is on tenure groups.  We could shift this to another group – age groups perhaps – to move the focus of the paper.</w:t>
            </w:r>
          </w:p>
          <w:p w14:paraId="2A6D2042" w14:textId="02410736" w:rsidR="000F78B5" w:rsidRPr="00FC45F1" w:rsidRDefault="000F78B5" w:rsidP="000F78B5">
            <w:pPr>
              <w:pStyle w:val="Notesoncontributors"/>
              <w:numPr>
                <w:ilvl w:val="0"/>
                <w:numId w:val="35"/>
              </w:numPr>
              <w:spacing w:line="240" w:lineRule="auto"/>
              <w:rPr>
                <w:sz w:val="18"/>
                <w:szCs w:val="18"/>
              </w:rPr>
            </w:pPr>
            <w:r w:rsidRPr="00FC45F1">
              <w:rPr>
                <w:sz w:val="18"/>
                <w:szCs w:val="18"/>
              </w:rPr>
              <w:t>The heterogenous tests identify some significant differences, but they are not very strong.  Exploring alternative groups could produce stronger results. (retired, civil status, city center vs urban environment, etc)</w:t>
            </w:r>
          </w:p>
        </w:tc>
      </w:tr>
      <w:tr w:rsidR="00633DD5" w:rsidRPr="00F15126" w14:paraId="3CE2BEB1" w14:textId="77777777" w:rsidTr="00FC45F1">
        <w:tc>
          <w:tcPr>
            <w:tcW w:w="4094" w:type="dxa"/>
          </w:tcPr>
          <w:p w14:paraId="0F94D197" w14:textId="5321688A" w:rsidR="00633DD5" w:rsidRPr="00FC45F1" w:rsidRDefault="000F78B5" w:rsidP="002C3348">
            <w:pPr>
              <w:pStyle w:val="Notesoncontributors"/>
              <w:spacing w:line="240" w:lineRule="auto"/>
              <w:rPr>
                <w:sz w:val="18"/>
                <w:szCs w:val="18"/>
              </w:rPr>
            </w:pPr>
            <w:r w:rsidRPr="00FC45F1">
              <w:rPr>
                <w:sz w:val="18"/>
                <w:szCs w:val="18"/>
              </w:rPr>
              <w:t>Paper structure consideration</w:t>
            </w:r>
          </w:p>
        </w:tc>
        <w:tc>
          <w:tcPr>
            <w:tcW w:w="4395" w:type="dxa"/>
          </w:tcPr>
          <w:p w14:paraId="098659EE" w14:textId="635E65B8" w:rsidR="00633DD5" w:rsidRPr="00FC45F1" w:rsidRDefault="000F78B5" w:rsidP="000F78B5">
            <w:pPr>
              <w:pStyle w:val="Notesoncontributors"/>
              <w:numPr>
                <w:ilvl w:val="0"/>
                <w:numId w:val="36"/>
              </w:numPr>
              <w:spacing w:line="240" w:lineRule="auto"/>
              <w:rPr>
                <w:sz w:val="18"/>
                <w:szCs w:val="18"/>
              </w:rPr>
            </w:pPr>
            <w:r w:rsidRPr="00FC45F1">
              <w:rPr>
                <w:sz w:val="18"/>
                <w:szCs w:val="18"/>
              </w:rPr>
              <w:t>Perhaps combine the introduction and literature review sections</w:t>
            </w:r>
            <w:r w:rsidR="003E61F3" w:rsidRPr="00FC45F1">
              <w:rPr>
                <w:sz w:val="18"/>
                <w:szCs w:val="18"/>
              </w:rPr>
              <w:t>?</w:t>
            </w:r>
          </w:p>
          <w:p w14:paraId="5B39363E" w14:textId="3F9A35A6" w:rsidR="003E61F3" w:rsidRPr="00FC45F1" w:rsidRDefault="003E61F3" w:rsidP="000F78B5">
            <w:pPr>
              <w:pStyle w:val="Notesoncontributors"/>
              <w:numPr>
                <w:ilvl w:val="0"/>
                <w:numId w:val="36"/>
              </w:numPr>
              <w:spacing w:line="240" w:lineRule="auto"/>
              <w:rPr>
                <w:sz w:val="18"/>
                <w:szCs w:val="18"/>
              </w:rPr>
            </w:pPr>
            <w:r w:rsidRPr="00FC45F1">
              <w:rPr>
                <w:sz w:val="18"/>
                <w:szCs w:val="18"/>
              </w:rPr>
              <w:t>Convert SEK to Euro for international audience?</w:t>
            </w:r>
          </w:p>
        </w:tc>
      </w:tr>
    </w:tbl>
    <w:p w14:paraId="255CB9BE" w14:textId="77777777" w:rsidR="00633DD5" w:rsidRDefault="00633DD5" w:rsidP="002C3348">
      <w:pPr>
        <w:pStyle w:val="Notesoncontributors"/>
        <w:spacing w:line="240" w:lineRule="auto"/>
      </w:pPr>
    </w:p>
    <w:p w14:paraId="18946F94" w14:textId="6C672909" w:rsidR="00C246C5" w:rsidRDefault="00C14585" w:rsidP="002C3348">
      <w:pPr>
        <w:pStyle w:val="Articletitle"/>
        <w:spacing w:line="240" w:lineRule="auto"/>
      </w:pPr>
      <w:r>
        <w:br w:type="page"/>
      </w:r>
      <w:r w:rsidR="00454425">
        <w:lastRenderedPageBreak/>
        <w:t>The Value of location: What Matters Most for Older Adults Considering Relocation in Sweden?</w:t>
      </w:r>
    </w:p>
    <w:p w14:paraId="7157023F" w14:textId="141F72BE" w:rsidR="00454425" w:rsidRPr="00454425" w:rsidRDefault="00454425" w:rsidP="002C3348">
      <w:pPr>
        <w:pStyle w:val="Keywords"/>
        <w:spacing w:line="240" w:lineRule="auto"/>
        <w:rPr>
          <w:lang w:val="en-US"/>
        </w:rPr>
      </w:pPr>
      <w:r w:rsidRPr="00454425">
        <w:rPr>
          <w:lang w:val="en-US"/>
        </w:rPr>
        <w:t xml:space="preserve">We examined heterogeneity in housing preferences among older adults in </w:t>
      </w:r>
      <w:r w:rsidR="00154663">
        <w:rPr>
          <w:lang w:val="en-US"/>
        </w:rPr>
        <w:t>S</w:t>
      </w:r>
      <w:r w:rsidRPr="00454425">
        <w:rPr>
          <w:lang w:val="en-US"/>
        </w:rPr>
        <w:t xml:space="preserve">weden using discrete choice experiment data (n = 957; mean age = 72; 55.3% women). Respondents assessed trade-offs between key residential attributes, including proximity to shops and services, green spaces, access to public transportation, dedicated parking, and planned monthly expenses. We estimate mixed logit models to recover marginal willingness to pay estimates for each attribute, including interactions with age, gender, and </w:t>
      </w:r>
      <w:r w:rsidR="008F2A0A">
        <w:rPr>
          <w:lang w:val="en-US"/>
        </w:rPr>
        <w:t>health</w:t>
      </w:r>
      <w:r w:rsidRPr="00454425">
        <w:rPr>
          <w:lang w:val="en-US"/>
        </w:rPr>
        <w:t xml:space="preserve"> to capture systematic variation in preferences</w:t>
      </w:r>
      <w:r w:rsidRPr="003E1E85">
        <w:rPr>
          <w:lang w:val="en-US"/>
        </w:rPr>
        <w:t xml:space="preserve">. </w:t>
      </w:r>
      <w:r w:rsidRPr="003E1E85">
        <w:rPr>
          <w:strike/>
          <w:color w:val="EE0000"/>
          <w:lang w:val="en-US"/>
        </w:rPr>
        <w:t>The results show that individuals in the oldest age groups expressed significantly higher willingness to pay for several attributes, with values around 1.5 times greater than those of younger respondents</w:t>
      </w:r>
      <w:r w:rsidRPr="003E1E85">
        <w:rPr>
          <w:color w:val="EE0000"/>
          <w:lang w:val="en-US"/>
        </w:rPr>
        <w:t xml:space="preserve">. </w:t>
      </w:r>
      <w:r w:rsidRPr="00454425">
        <w:rPr>
          <w:lang w:val="en-US"/>
        </w:rPr>
        <w:t>We identified meaningful differences by gender and tenure status, reflecting underlying patterns of social inequality in later life. These findings contribute policy-relevant evidence to support the development of age-inclusive housing strategies that address both diverse preferences and structural disparities in residential choice.</w:t>
      </w:r>
    </w:p>
    <w:p w14:paraId="5A100464" w14:textId="0EC20BD4" w:rsidR="0020415E" w:rsidRPr="0020415E" w:rsidRDefault="00997B0F" w:rsidP="002C3348">
      <w:pPr>
        <w:pStyle w:val="Keywords"/>
        <w:spacing w:line="240" w:lineRule="auto"/>
      </w:pPr>
      <w:r>
        <w:t xml:space="preserve">Keywords: </w:t>
      </w:r>
      <w:r w:rsidR="00454425">
        <w:t>stated choice</w:t>
      </w:r>
      <w:r>
        <w:t xml:space="preserve">; </w:t>
      </w:r>
      <w:r w:rsidR="00454425">
        <w:t>discrete choice</w:t>
      </w:r>
      <w:r>
        <w:t xml:space="preserve">; </w:t>
      </w:r>
      <w:r w:rsidR="00454425">
        <w:t>ageing in place; housing; housing preferences</w:t>
      </w:r>
    </w:p>
    <w:p w14:paraId="1ADD0C69" w14:textId="06C7ADAE" w:rsidR="00997B0F" w:rsidRDefault="00454425" w:rsidP="00F15126">
      <w:pPr>
        <w:pStyle w:val="Rubrik1"/>
      </w:pPr>
      <w:r>
        <w:t>Introduction</w:t>
      </w:r>
    </w:p>
    <w:p w14:paraId="35B3A99E" w14:textId="67AE3B68" w:rsidR="00AE4462" w:rsidRPr="00AE4462" w:rsidRDefault="00AE4462" w:rsidP="00F15126">
      <w:pPr>
        <w:spacing w:before="100" w:beforeAutospacing="1" w:after="100" w:afterAutospacing="1" w:line="360" w:lineRule="auto"/>
        <w:rPr>
          <w:lang w:val="en-US" w:eastAsia="en-US"/>
        </w:rPr>
      </w:pPr>
      <w:r w:rsidRPr="00AE4462">
        <w:rPr>
          <w:lang w:val="en-US" w:eastAsia="en-US"/>
        </w:rPr>
        <w:t xml:space="preserve">Population ageing is reshaping housing markets and welfare systems across much of the developed world. </w:t>
      </w:r>
      <w:r w:rsidR="006B3BD1">
        <w:rPr>
          <w:lang w:val="en-US" w:eastAsia="en-US"/>
        </w:rPr>
        <w:t xml:space="preserve">By 2050, the number of people aged 65 years or older is projected to more than double </w:t>
      </w:r>
      <w:r w:rsidR="00FE11DA">
        <w:rPr>
          <w:lang w:val="en-US" w:eastAsia="en-US"/>
        </w:rPr>
        <w:t xml:space="preserve">from 2021 levels, rising to 1.6 billion individuals </w:t>
      </w:r>
      <w:r w:rsidR="00FE11DA">
        <w:rPr>
          <w:lang w:val="en-US" w:eastAsia="en-US"/>
        </w:rPr>
        <w:fldChar w:fldCharType="begin"/>
      </w:r>
      <w:r w:rsidR="00FE11DA">
        <w:rPr>
          <w:lang w:val="en-US" w:eastAsia="en-US"/>
        </w:rPr>
        <w:instrText xml:space="preserve"> ADDIN ZOTERO_ITEM CSL_CITATION {"citationID":"tKJ1sRor","properties":{"formattedCitation":"(United Nations Department of Economic and Social Affairs, 2023)","plainCitation":"(United Nations Department of Economic and Social Affairs, 2023)","noteIndex":0},"citationItems":[{"id":4870,"uris":["http://zotero.org/users/3783483/items/I5ZRXJLV"],"itemData":{"id":4870,"type":"book","collection-title":"World Social Report","ISBN":"978-92-1-001968-2","language":"en","note":"DOI: 10.18356/9789210019682","publisher":"United Nations","source":"DOI.org (Crossref)","title":"World Social Report 2023: Leaving No One Behind in an Ageing World","title-short":"World Social Report 2023","URL":"https://www.un-ilibrary.org/content/books/9789210019682","author":[{"literal":"United Nations Department of Economic and Social Affairs"}],"accessed":{"date-parts":[["2025",11,4]]},"issued":{"date-parts":[["2023",1,12]]},"citation-key":"unitednationsdepartmentofeconomicandsocialaffairsWorldSocialReport2023"}}],"schema":"https://github.com/citation-style-language/schema/raw/master/csl-citation.json"} </w:instrText>
      </w:r>
      <w:r w:rsidR="00FE11DA">
        <w:rPr>
          <w:lang w:val="en-US" w:eastAsia="en-US"/>
        </w:rPr>
        <w:fldChar w:fldCharType="separate"/>
      </w:r>
      <w:r w:rsidR="00FE11DA" w:rsidRPr="00FE11DA">
        <w:t>(United Nations Department of Economic and Social Affairs, 2023)</w:t>
      </w:r>
      <w:r w:rsidR="00FE11DA">
        <w:rPr>
          <w:lang w:val="en-US" w:eastAsia="en-US"/>
        </w:rPr>
        <w:fldChar w:fldCharType="end"/>
      </w:r>
      <w:r w:rsidR="00FE11DA">
        <w:rPr>
          <w:lang w:val="en-US" w:eastAsia="en-US"/>
        </w:rPr>
        <w:t xml:space="preserve">. </w:t>
      </w:r>
      <w:r w:rsidR="00FE11DA" w:rsidRPr="00AE4462">
        <w:rPr>
          <w:lang w:val="en-US" w:eastAsia="en-US"/>
        </w:rPr>
        <w:t xml:space="preserve">As the proportion of older adults continues to rise, policymakers face growing challenges in ensuring that housing and neighborhoods support autonomy, accessibility, and wellbeing in later life. </w:t>
      </w:r>
      <w:r w:rsidR="00FE11DA">
        <w:rPr>
          <w:lang w:val="en-US" w:eastAsia="en-US"/>
        </w:rPr>
        <w:t xml:space="preserve"> </w:t>
      </w:r>
      <w:r w:rsidRPr="00AE4462">
        <w:rPr>
          <w:lang w:val="en-US" w:eastAsia="en-US"/>
        </w:rPr>
        <w:t xml:space="preserve">Although most older adults prefer to age in place, remaining in familiar environments rather than relocating to institutional care </w:t>
      </w:r>
      <w:r w:rsidR="00B1514E">
        <w:rPr>
          <w:lang w:val="en-US" w:eastAsia="en-US"/>
        </w:rPr>
        <w:fldChar w:fldCharType="begin"/>
      </w:r>
      <w:r w:rsidR="00126365">
        <w:rPr>
          <w:lang w:val="en-US" w:eastAsia="en-US"/>
        </w:rPr>
        <w:instrText xml:space="preserve"> ADDIN ZOTERO_ITEM CSL_CITATION {"citationID":"QW4izIWT","properties":{"unsorted":true,"formattedCitation":"(Wiles et al., 2012; Abramsson &amp; Andersson, 2015)","plainCitation":"(Wiles et al., 2012; Abramsson &amp; Andersson, 2015)","noteIndex":0},"citationItems":[{"id":4868,"uris":["http://zotero.org/users/3783483/items/E5ZLVBF2"],"itemData":{"id":4868,"type":"article-journal","abstract":"Purpose: This study illuminates the concept of “aging in place” in terms of functional, symbolic, and emotional attachments and meanings of homes, neighbourhoods, and communities. It investigates how older people understand the meaning of “aging in place,” a term widely used in aging policy and research but underexplored with older people themselves. Design and Methods: Older people (n = 121), ranging in age from 56 to 92 years, participated in focus groups and interviews in 2 case study communities of similar size in Aotearoa New Zealand, both with high ratings on deprivation indices. The question, “What is the ideal place to grow older?” was explored, including reflections on aging in place. Thematic and narrative analyses on the meaning of aging in place are presented in this paper. Results: Older people want choices about where and how they age in place. “Aging in place” was seen as an advantage in terms of a sense of attachment or connection and feelings of security and familiarity in relation to both homes and communities. Aging in place related to a sense of identity both through independence and autonomy and through caring relationships and roles in the places people live. Implications: Aging in place operates in multiple interacting ways, which need to be taken into account in both policy and research. The meanings of aging in place for older people have pragmatic implications beyond internal “feel good” aspects and operate interactively far beyond the “home” or housing.","container-title":"The Gerontologist","DOI":"10.1093/geront/gnr098","ISSN":"0016-9013, 1758-5341","issue":"3","journalAbbreviation":"The Gerontologist","language":"en","page":"357-366","source":"DOI.org (Crossref)","title":"The Meaning of \"Aging in Place\" to Older People","volume":"52","author":[{"family":"Wiles","given":"J. L."},{"family":"Leibing","given":"A."},{"family":"Guberman","given":"N."},{"family":"Reeve","given":"J."},{"family":"Allen","given":"R. E. S."}],"issued":{"date-parts":[["2012",6,1]]},"citation-key":"wilesMeaningAgingPlace2012"}},{"id":2355,"uris":["http://zotero.org/users/3783483/items/IGYP2T9W"],"itemData":{"id":2355,"type":"article-journal","abstract":"The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B1514E">
        <w:rPr>
          <w:lang w:val="en-US" w:eastAsia="en-US"/>
        </w:rPr>
        <w:fldChar w:fldCharType="separate"/>
      </w:r>
      <w:r w:rsidR="00126365" w:rsidRPr="00126365">
        <w:t>(Wiles et al., 2012; Abramsson &amp; Andersson, 2015)</w:t>
      </w:r>
      <w:r w:rsidR="00B1514E">
        <w:rPr>
          <w:lang w:val="en-US" w:eastAsia="en-US"/>
        </w:rPr>
        <w:fldChar w:fldCharType="end"/>
      </w:r>
      <w:r w:rsidR="00EC48E1">
        <w:rPr>
          <w:lang w:val="en-US" w:eastAsia="en-US"/>
        </w:rPr>
        <w:t>,</w:t>
      </w:r>
      <w:r w:rsidRPr="00AE4462">
        <w:rPr>
          <w:lang w:val="en-US" w:eastAsia="en-US"/>
        </w:rPr>
        <w:t xml:space="preserve"> life-course events and declining physical capacity often necessitate or motivate residential change. Understanding how older individuals evaluate potential relocation alternatives is therefore essential for developing effective, age-inclusive housing strategies.</w:t>
      </w:r>
    </w:p>
    <w:p w14:paraId="487EDBFA" w14:textId="464251D5" w:rsidR="00AE4462" w:rsidRPr="00AE4462" w:rsidRDefault="00AE4462" w:rsidP="00F15126">
      <w:pPr>
        <w:spacing w:before="100" w:beforeAutospacing="1" w:after="100" w:afterAutospacing="1" w:line="360" w:lineRule="auto"/>
        <w:rPr>
          <w:lang w:val="en-US" w:eastAsia="en-US"/>
        </w:rPr>
      </w:pPr>
      <w:r w:rsidRPr="00AE4462">
        <w:rPr>
          <w:lang w:val="en-US" w:eastAsia="en-US"/>
        </w:rPr>
        <w:t>Relocation decisions in later life are shaped by a complex interplay of personal, social, and environmental factors</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{"citationID":"2ZXkJK4E","properties":{"formattedCitation":"(Roy et al., 2018)","plainCitation":"(Roy et al., 2018)","noteIndex":0},"citationItems":[{"id":2283,"uris":["http://zotero.org/users/3783483/items/CF7GUP63"],"itemData":{"id":2283,"type":"article-journal","container-title":"PLOS ONE","DOI":"10.1371/journal.pone.0189266","ISSN":"1932-6203","issue":"1","journalAbbreviation":"PLoS ONE","language":"en","page":"e0189266","source":"DOI.org (Crossref)","title":"Choosing between staying at home or moving: A systematic review of factors influencing housing decisions among frail older adults","title-short":"Choosing between staying at home or moving","volume":"13","author":[{"family":"Roy","given":"Noémie"},{"family":"Dubé","given":"Roxanne"},{"family":"Després","given":"Carole"},{"family":"Freitas","given":"Adriana"},{"family":"Légaré","given":"France"}],"editor":[{"family":"Wouwe","given":"Jacobus P.","non-dropping-particle":"van"}],"issued":{"date-parts":[["2018",1,2]]},"citation-key":"royChoosingStayingHome2018"}}],"schema":"https://github.com/citation-style-language/schema/raw/master/csl-citation.json"} </w:instrText>
      </w:r>
      <w:r w:rsidR="00FE11DA">
        <w:rPr>
          <w:lang w:val="en-US" w:eastAsia="en-US"/>
        </w:rPr>
        <w:fldChar w:fldCharType="separate"/>
      </w:r>
      <w:r w:rsidR="00FE11DA" w:rsidRPr="00FE11DA">
        <w:t>(Roy et al., 2018)</w:t>
      </w:r>
      <w:r w:rsidR="00FE11DA">
        <w:rPr>
          <w:lang w:val="en-US" w:eastAsia="en-US"/>
        </w:rPr>
        <w:fldChar w:fldCharType="end"/>
      </w:r>
      <w:r w:rsidRPr="00AE4462">
        <w:rPr>
          <w:lang w:val="en-US" w:eastAsia="en-US"/>
        </w:rPr>
        <w:t>. At older ages, maintaining a dwelling may become burdensome, while multi-level homes or inaccessible layouts may no longer fit changing functional abilities</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{"citationID":"kAtvQXdy","properties":{"formattedCitation":"(Ewen et al., 2014)","plainCitation":"(Ewen et al., 2014)","noteIndex":0},"citationItems":[{"id":3821,"uris":["http://zotero.org/users/3783483/items/P3G9T8V2"],"itemData":{"id":3821,"type":"article-journal","abstract":"This study examines the anticipated housing options of 416 community-dwelling older adults from a semi-rural upstate New York county using data from the first two data collections of the Pathways to Life Quality Study. Aging in place, either with or without home modifications to meet special needs as they arise, is seen as the most likely anticipated housing, followed by moving to a retirement community and living with others. Measures of psychosocial well-being, variables assessing resident satisfaction with current homes, health status, and moving intentions were entered into structural equation models in an effort to predict perceived likelihood of living in select housing arrangements. Our findings indicate that those who were considering a move were more likely to consider retirement communities rather than moving closer to relatives. Home satisfaction measures were related to the anticipation of remaining in one's home with modifications. Factors that can be predictive of ability to successfully age in place, such as better health and social support networks, were not significant. Additional research on moving intentions in conjunction with housing options is needed. Although many new types of senior housing have emerged in recent years, marketing and educational materials may not be reaching the older adult populations. [ABSTRACT FROM AUTHOR] Copyright of Journal of Housing for the Elderly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Abstracts.)","archive":"sih","archive_location":"97901642","container-title":"Journal of Housing for the Elderly","DOI":"10.1080/02763893.2014.930366","ISSN":"02763893","issue":"3","page":"288-309","source":"EBSCOhost","title":"Aging in Place or Relocation? Plans of Community-Dwelling Older Adults","volume":"28","author":[{"family":"Ewen","given":"Heidi H."},{"family":"Hahn","given":"Sarah J."},{"family":"Erickson","given":"Mary Ann"},{"family":"Krout","given":"John A."}],"issued":{"date-parts":[["2014"]]},"citation-key":"ewenAgingPlaceRelocation2014"}}],"schema":"https://github.com/citation-style-language/schema/raw/master/csl-citation.json"} </w:instrText>
      </w:r>
      <w:r w:rsidR="00FE11DA">
        <w:rPr>
          <w:lang w:val="en-US" w:eastAsia="en-US"/>
        </w:rPr>
        <w:fldChar w:fldCharType="separate"/>
      </w:r>
      <w:r w:rsidR="00FE11DA" w:rsidRPr="00FE11DA">
        <w:t>(Ewen et al., 2014)</w:t>
      </w:r>
      <w:r w:rsidR="00FE11DA">
        <w:rPr>
          <w:lang w:val="en-US" w:eastAsia="en-US"/>
        </w:rPr>
        <w:fldChar w:fldCharType="end"/>
      </w:r>
      <w:r w:rsidR="00FE11DA">
        <w:rPr>
          <w:lang w:val="en-US" w:eastAsia="en-US"/>
        </w:rPr>
        <w:t xml:space="preserve">. </w:t>
      </w:r>
      <w:r w:rsidRPr="00AE4462">
        <w:rPr>
          <w:lang w:val="en-US" w:eastAsia="en-US"/>
        </w:rPr>
        <w:t>The departure of children or the loss of a partner can alter household needs and attachment to place</w:t>
      </w:r>
      <w:r w:rsidR="00FE11DA">
        <w:rPr>
          <w:lang w:val="en-US" w:eastAsia="en-US"/>
        </w:rPr>
        <w:t xml:space="preserve"> </w:t>
      </w:r>
      <w:r w:rsidR="00126365">
        <w:rPr>
          <w:lang w:val="en-US" w:eastAsia="en-US"/>
        </w:rPr>
        <w:fldChar w:fldCharType="begin"/>
      </w:r>
      <w:r w:rsidR="00126365">
        <w:rPr>
          <w:lang w:val="en-US" w:eastAsia="en-US"/>
        </w:rPr>
        <w:instrText xml:space="preserve"> ADDIN ZOTERO_ITEM CSL_CITATION {"citationID":"EKkj31mS","properties":{"formattedCitation":"(Abramsson &amp; Andersson, 2012)","plainCitation":"(Abramsson &amp; Andersson, 2012)","noteIndex":0},"citationItems":[{"id":4876,"uris":["http://zotero.org/users/3783483/items/32QZEYHQ"],"itemData":{"id":4876,"type":"article-journal","abstract":"One hypothesis is that, in Sweden, the elderly today are more willing to change residence to accommodate for changing lifestyles and poorer health than in earlier generations. If so, the elderly will change their type of tenure from owner occupation to tenant co-operative or rental housing, which includes more services for residents. The aim of this study is to discover if elderly people move to apartments after leaving single-family housing that they own. Mobility patterns of those born in the 1920s, 1930s and 1940s are analysed to identify characteristics of stayers and movers, and to determine to what extent the elderly move to rental and tenant cooperative apartments. The analysis is cross-sectional using a register database comprising the Swedish population. Moves were followed between 2001 and 2006. The majority remained in their current dwelling but almost one-quarter moved. Of those, a smaller number moved from owneroccupied housing to a tenant co-operative or rental apartment.","container-title":"Housing Studies","DOI":"10.1080/02673037.2012.697553","ISSN":"0267-3037, 1466-1810","issue":"5","journalAbbreviation":"Housing Studies","language":"en","page":"582-604","source":"DOI.org (Crossref)","title":"Residential Mobility Patterns of Elderly—Leaving the House for an Apartment","volume":"27","author":[{"family":"Abramsson","given":"Marianne"},{"family":"Andersson","given":"Eva K"}],"issued":{"date-parts":[["2012",7]]},"citation-key":"abramssonResidentialMobilityPatterns2012a"}}],"schema":"https://github.com/citation-style-language/schema/raw/master/csl-citation.json"} </w:instrText>
      </w:r>
      <w:r w:rsidR="00126365">
        <w:rPr>
          <w:lang w:val="en-US" w:eastAsia="en-US"/>
        </w:rPr>
        <w:fldChar w:fldCharType="separate"/>
      </w:r>
      <w:r w:rsidR="00126365" w:rsidRPr="00126365">
        <w:t>(Abramsson &amp; Andersson, 2012)</w:t>
      </w:r>
      <w:r w:rsidR="00126365">
        <w:rPr>
          <w:lang w:val="en-US" w:eastAsia="en-US"/>
        </w:rPr>
        <w:fldChar w:fldCharType="end"/>
      </w:r>
      <w:r w:rsidR="00126365">
        <w:rPr>
          <w:lang w:val="en-US" w:eastAsia="en-US"/>
        </w:rPr>
        <w:t xml:space="preserve"> </w:t>
      </w:r>
      <w:r w:rsidRPr="00AE4462">
        <w:rPr>
          <w:lang w:val="en-US" w:eastAsia="en-US"/>
        </w:rPr>
        <w:t xml:space="preserve">while reduced mobility </w:t>
      </w:r>
      <w:r w:rsidR="001D519F">
        <w:rPr>
          <w:lang w:val="en-US" w:eastAsia="en-US"/>
        </w:rPr>
        <w:t xml:space="preserve">and increased social integration </w:t>
      </w:r>
      <w:r w:rsidR="001E6EB9">
        <w:rPr>
          <w:lang w:val="en-US" w:eastAsia="en-US"/>
        </w:rPr>
        <w:t xml:space="preserve">alter expectations of </w:t>
      </w:r>
      <w:r w:rsidR="001E6EB9">
        <w:rPr>
          <w:lang w:val="en-US" w:eastAsia="en-US"/>
        </w:rPr>
        <w:lastRenderedPageBreak/>
        <w:t xml:space="preserve">relocation </w:t>
      </w:r>
      <w:r w:rsidR="001E6EB9">
        <w:rPr>
          <w:lang w:val="en-US" w:eastAsia="en-US"/>
        </w:rPr>
        <w:fldChar w:fldCharType="begin"/>
      </w:r>
      <w:r w:rsidR="001E6EB9">
        <w:rPr>
          <w:lang w:val="en-US" w:eastAsia="en-US"/>
        </w:rPr>
        <w:instrText xml:space="preserve"> ADDIN ZOTERO_ITEM CSL_CITATION {"citationID":"HkA2cGzh","properties":{"formattedCitation":"(Robison &amp; Moen, 2000)","plainCitation":"(Robison &amp; Moen, 2000)","noteIndex":0},"citationItems":[{"id":4874,"uris":["http://zotero.org/users/3783483/items/UQ5U6EUS"],"itemData":{"id":4874,"type":"article-journal","abstract":"This study applies a life-course approach and retirement migration theory to develop a model of future housing expectations and actual moves for a random sample of men and women in late midlife. Results suggest that late-midlife workers and retirees expect to age in place; expectations to live in highly supportive environments are uniformly low. Older, nonmetropolitan respondents with less education and more years in their homes express the strongest expectations that they will age in place. Those people who rent their homes, have weaker ties to their communities, and have more symptoms of depression tend to foresee a move in the future. However, physical health of respondents and their spouses do not predict future housing expectations. Prior expectations about aging in place, residential history, and life-course changes in marriage and retirement predict actual moves within the next two years, with differing patterns for men and women.","container-title":"Research on Aging","DOI":"10.1177/0164027500225003","ISSN":"0164-0275, 1552-7573","issue":"5","journalAbbreviation":"Res Aging","language":"en","license":"https://journals.sagepub.com/page/policies/text-and-data-mining-license","page":"499-532","source":"DOI.org (Crossref)","title":"A Life-Course Perspective on Housing Expectations and Shifts in Late Midlife","volume":"22","author":[{"family":"Robison","given":"Julie T."},{"family":"Moen","given":"Phyllis"}],"issued":{"date-parts":[["2000",9]]},"citation-key":"robisonLifeCoursePerspectiveHousing2000"}}],"schema":"https://github.com/citation-style-language/schema/raw/master/csl-citation.json"} </w:instrText>
      </w:r>
      <w:r w:rsidR="001E6EB9">
        <w:rPr>
          <w:lang w:val="en-US" w:eastAsia="en-US"/>
        </w:rPr>
        <w:fldChar w:fldCharType="separate"/>
      </w:r>
      <w:r w:rsidR="001E6EB9" w:rsidRPr="001E6EB9">
        <w:t>(Robison &amp; Moen, 2000)</w:t>
      </w:r>
      <w:r w:rsidR="001E6EB9">
        <w:rPr>
          <w:lang w:val="en-US" w:eastAsia="en-US"/>
        </w:rPr>
        <w:fldChar w:fldCharType="end"/>
      </w:r>
      <w:r w:rsidR="001E6EB9">
        <w:rPr>
          <w:lang w:val="en-US" w:eastAsia="en-US"/>
        </w:rPr>
        <w:t xml:space="preserve">.  </w:t>
      </w:r>
      <w:r w:rsidR="00EC48E1">
        <w:rPr>
          <w:lang w:val="en-US" w:eastAsia="en-US"/>
        </w:rPr>
        <w:t>As the home is typically the greatest source of household’s net worth, f</w:t>
      </w:r>
      <w:r w:rsidRPr="00AE4462">
        <w:rPr>
          <w:lang w:val="en-US" w:eastAsia="en-US"/>
        </w:rPr>
        <w:t xml:space="preserve">inancial considerations, including the desire to release housing equity or lower housing costs after retirement, may also encourage relocation </w:t>
      </w:r>
      <w:r w:rsidR="00EC48E1">
        <w:rPr>
          <w:lang w:val="en-US" w:eastAsia="en-US"/>
        </w:rPr>
        <w:fldChar w:fldCharType="begin"/>
      </w:r>
      <w:r w:rsidR="00EC48E1">
        <w:rPr>
          <w:lang w:val="en-US" w:eastAsia="en-US"/>
        </w:rPr>
        <w:instrText xml:space="preserve"> ADDIN ZOTERO_ITEM CSL_CITATION {"citationID":"gOcjYLCv","properties":{"formattedCitation":"(Clark et al., 2006)","plainCitation":"(Clark et al., 2006)","noteIndex":0},"citationItems":[{"id":4881,"uris":["http://zotero.org/users/3783483/items/LEFFNV6W"],"itemData":{"id":4881,"type":"article-journal","abstract":"When households move they obviously weigh both the quality of the house and the quality of the neighbourhood in their decision process. But, to the extent that housing quality and neighbourhood quality are inter-twined it is difﬁcult to disentangle the extent to which households are more focused on one or another of these two components of the choice process. This paper uses both cross-tabulations of the neighbourhood choices, and logit models of the actual choices, to examine the relative roles of neighbourhoods and houses in the choice process. The research is focused on the question of the extent to which households trade up in house quality, or neighbourhood quality or both, as outcomes of residential mobility. The research measures neighbourhood quality in both socio-economic and environmental dimensions. The study shows that many households not only move up in housing quality, but quite consistently also make gains in neighbourhood quality, often independently of gains in housing quality. Not surprisingly, the largest gains in neighbourhood quality are related to households who make the city/suburban transition in their housing moves. The research adds another dimension to the growing and extensive literature on neighbourhoods and their role in residential choice.","container-title":"Housing Studies","DOI":"10.1080/02673030600585946","ISSN":"0267-3037, 1466-1810","issue":"3","journalAbbreviation":"Housing Studies","language":"en","page":"323-342","source":"DOI.org (Crossref)","title":"Residential Mobility and Neighbourhood Outcomes","volume":"21","author":[{"family":"Clark","given":"William"},{"family":"Deurloo","given":"Marinus"},{"family":"Dieleman","given":"Frans"}],"issued":{"date-parts":[["2006",5]]},"citation-key":"clarkResidentialMobilityNeighbourhood2006"}}],"schema":"https://github.com/citation-style-language/schema/raw/master/csl-citation.json"} </w:instrText>
      </w:r>
      <w:r w:rsidR="00EC48E1">
        <w:rPr>
          <w:lang w:val="en-US" w:eastAsia="en-US"/>
        </w:rPr>
        <w:fldChar w:fldCharType="separate"/>
      </w:r>
      <w:r w:rsidR="00EC48E1" w:rsidRPr="00EC48E1">
        <w:t>(Clark et al., 2006)</w:t>
      </w:r>
      <w:r w:rsidR="00EC48E1">
        <w:rPr>
          <w:lang w:val="en-US" w:eastAsia="en-US"/>
        </w:rPr>
        <w:fldChar w:fldCharType="end"/>
      </w:r>
      <w:r w:rsidR="00EC48E1">
        <w:rPr>
          <w:lang w:val="en-US" w:eastAsia="en-US"/>
        </w:rPr>
        <w:t xml:space="preserve">.  </w:t>
      </w:r>
      <w:r w:rsidRPr="00AE4462">
        <w:rPr>
          <w:lang w:val="en-US" w:eastAsia="en-US"/>
        </w:rPr>
        <w:t xml:space="preserve">Psychological factors such as loss aversion may further reinforce reluctance to move, as individuals weigh potential losses in comfort, familiarity, or community more heavily than prospective gains </w:t>
      </w:r>
      <w:r w:rsidR="00EC48E1" w:rsidRPr="00053651">
        <w:rPr>
          <w:lang w:val="en-US" w:eastAsia="en-US"/>
        </w:rPr>
        <w:fldChar w:fldCharType="begin"/>
      </w:r>
      <w:r w:rsidR="00EC48E1" w:rsidRPr="00053651">
        <w:rPr>
          <w:lang w:val="en-US" w:eastAsia="en-US"/>
        </w:rPr>
        <w:instrText xml:space="preserve"> ADDIN ZOTERO_ITEM CSL_CITATION {"citationID":"sFtmz3kv","properties":{"formattedCitation":"(Ossokina &amp; Arentze, 2022)","plainCitation":"(Ossokina &amp; Arentze, 2022)","noteIndex":0},"citationItems":[{"id":2866,"uris":["http://zotero.org/users/3783483/items/ZP8MB3HK"],"itemData":{"id":2866,"type":"article-journal","abstract":"Loss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A."}],"issued":{"date-parts":[["2022",12,16]]},"citation-key":"ossokinaReferencedependentHousingChoice2022a"}}],"schema":"https://github.com/citation-style-language/schema/raw/master/csl-citation.json"} </w:instrText>
      </w:r>
      <w:r w:rsidR="00EC48E1" w:rsidRPr="00053651">
        <w:rPr>
          <w:lang w:val="en-US" w:eastAsia="en-US"/>
        </w:rPr>
        <w:fldChar w:fldCharType="separate"/>
      </w:r>
      <w:r w:rsidR="00EC48E1" w:rsidRPr="00053651">
        <w:t>(Ossokina &amp; Arentze, 2022)</w:t>
      </w:r>
      <w:r w:rsidR="00EC48E1" w:rsidRPr="00053651">
        <w:rPr>
          <w:lang w:val="en-US" w:eastAsia="en-US"/>
        </w:rPr>
        <w:fldChar w:fldCharType="end"/>
      </w:r>
      <w:r w:rsidR="00EC48E1" w:rsidRPr="00053651">
        <w:rPr>
          <w:lang w:val="en-US" w:eastAsia="en-US"/>
        </w:rPr>
        <w:t>.</w:t>
      </w:r>
      <w:r w:rsidR="00053651" w:rsidRPr="00053651">
        <w:rPr>
          <w:lang w:val="en-US" w:eastAsia="en-US"/>
        </w:rPr>
        <w:t xml:space="preserve"> </w:t>
      </w:r>
      <w:r w:rsidR="00053651" w:rsidRPr="00AE4462">
        <w:rPr>
          <w:lang w:val="en-US" w:eastAsia="en-US"/>
        </w:rPr>
        <w:t xml:space="preserve">Nevertheless, relocation rates among older adults remain low, reflecting strong place attachment, social ties, and perceived risks associated with moving </w:t>
      </w:r>
      <w:r w:rsidR="00053651" w:rsidRPr="00053651">
        <w:rPr>
          <w:lang w:val="en-US" w:eastAsia="en-US"/>
        </w:rPr>
        <w:fldChar w:fldCharType="begin"/>
      </w:r>
      <w:r w:rsidR="00053651" w:rsidRPr="00053651">
        <w:rPr>
          <w:lang w:val="en-US" w:eastAsia="en-US"/>
        </w:rPr>
        <w:instrText xml:space="preserve"> ADDIN ZOTERO_ITEM CSL_CITATION {"citationID":"7KCDjVB0","properties":{"formattedCitation":"(Abramsson &amp; Andersson, 2015)","plainCitation":"(Abramsson &amp; Andersson, 2015)","noteIndex":0},"citationItems":[{"id":2355,"uris":["http://zotero.org/users/3783483/items/IGYP2T9W"],"itemData":{"id":2355,"type":"article-journal","abstract":"The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053651" w:rsidRPr="00053651">
        <w:rPr>
          <w:lang w:val="en-US" w:eastAsia="en-US"/>
        </w:rPr>
        <w:fldChar w:fldCharType="separate"/>
      </w:r>
      <w:r w:rsidR="00053651" w:rsidRPr="00053651">
        <w:t>(Abramsson &amp; Andersson, 2015)</w:t>
      </w:r>
      <w:r w:rsidR="00053651" w:rsidRPr="00053651">
        <w:rPr>
          <w:lang w:val="en-US" w:eastAsia="en-US"/>
        </w:rPr>
        <w:fldChar w:fldCharType="end"/>
      </w:r>
      <w:r w:rsidR="00053651" w:rsidRPr="00053651">
        <w:rPr>
          <w:lang w:val="en-US" w:eastAsia="en-US"/>
        </w:rPr>
        <w:t>.</w:t>
      </w:r>
    </w:p>
    <w:p w14:paraId="67838B6A" w14:textId="1CB7BB10" w:rsidR="00DB31A7" w:rsidRDefault="000C109F" w:rsidP="00F15126">
      <w:pPr>
        <w:spacing w:before="100" w:beforeAutospacing="1" w:after="100" w:afterAutospacing="1" w:line="360" w:lineRule="auto"/>
      </w:pPr>
      <w:r>
        <w:rPr>
          <w:lang w:val="en-US"/>
        </w:rPr>
        <w:t>When relocations do occur</w:t>
      </w:r>
      <w:r w:rsidR="00DB31A7">
        <w:t xml:space="preserve">, </w:t>
      </w:r>
      <w:r>
        <w:t>they</w:t>
      </w:r>
      <w:r w:rsidR="00DB31A7">
        <w:t xml:space="preserve"> inevitably involve evaluating a range of neighbourhood and accessibility characteristics that influence daily life. The residential environment affects not only physical mobility and independence but also opportunities for social contact and recreation. Older adults considering relocation must therefore weigh </w:t>
      </w:r>
      <w:commentRangeStart w:id="1"/>
      <w:commentRangeStart w:id="2"/>
      <w:r w:rsidR="00DB31A7">
        <w:t xml:space="preserve">multiple trade-offs </w:t>
      </w:r>
      <w:commentRangeEnd w:id="1"/>
      <w:r w:rsidR="006E3683">
        <w:rPr>
          <w:rStyle w:val="Kommentarsreferens"/>
        </w:rPr>
        <w:commentReference w:id="1"/>
      </w:r>
      <w:commentRangeEnd w:id="2"/>
      <w:r w:rsidR="00576D8F">
        <w:rPr>
          <w:rStyle w:val="Kommentarsreferens"/>
        </w:rPr>
        <w:commentReference w:id="2"/>
      </w:r>
      <w:r w:rsidR="00DB31A7">
        <w:t xml:space="preserve">among desirable attributes. For instance, some may prioritise proximity to green areas, while others place greater value on access to public transport or nearby shops and services. These </w:t>
      </w:r>
      <w:commentRangeStart w:id="3"/>
      <w:r w:rsidR="00DB31A7">
        <w:t>preferences</w:t>
      </w:r>
      <w:commentRangeEnd w:id="3"/>
      <w:r w:rsidR="006E3683">
        <w:rPr>
          <w:rStyle w:val="Kommentarsreferens"/>
        </w:rPr>
        <w:commentReference w:id="3"/>
      </w:r>
      <w:r w:rsidR="00DB31A7">
        <w:t>, and the implicit trade-offs they entail, are likely to vary systematically across socio-demographic groups.</w:t>
      </w:r>
    </w:p>
    <w:p w14:paraId="3CE1F845" w14:textId="71F2700B" w:rsidR="00534B29" w:rsidRPr="006E5BF0" w:rsidRDefault="00DB31A7" w:rsidP="00F15126">
      <w:pPr>
        <w:spacing w:before="100" w:beforeAutospacing="1" w:after="100" w:afterAutospacing="1" w:line="360" w:lineRule="auto"/>
        <w:rPr>
          <w:color w:val="000000" w:themeColor="text1"/>
          <w:lang w:val="en-US" w:eastAsia="en-US"/>
        </w:rPr>
      </w:pPr>
      <w:r>
        <w:rPr>
          <w:lang w:val="en-US" w:eastAsia="en-US"/>
        </w:rPr>
        <w:t>The aim of this</w:t>
      </w:r>
      <w:r w:rsidR="00AE4462" w:rsidRPr="00AE4462">
        <w:rPr>
          <w:lang w:val="en-US" w:eastAsia="en-US"/>
        </w:rPr>
        <w:t xml:space="preserve"> study </w:t>
      </w:r>
      <w:r>
        <w:rPr>
          <w:lang w:val="en-US" w:eastAsia="en-US"/>
        </w:rPr>
        <w:t xml:space="preserve">is to explore these residential trade-offs by examining willingness to pay values of </w:t>
      </w:r>
      <w:r w:rsidRPr="00AE4462">
        <w:rPr>
          <w:lang w:val="en-US" w:eastAsia="en-US"/>
        </w:rPr>
        <w:t xml:space="preserve">key locational and amenity attributes </w:t>
      </w:r>
      <w:commentRangeStart w:id="4"/>
      <w:r>
        <w:rPr>
          <w:lang w:val="en-US" w:eastAsia="en-US"/>
        </w:rPr>
        <w:t>of</w:t>
      </w:r>
      <w:r w:rsidR="00AE4462" w:rsidRPr="00AE4462">
        <w:rPr>
          <w:lang w:val="en-US" w:eastAsia="en-US"/>
        </w:rPr>
        <w:t xml:space="preserve"> older adults </w:t>
      </w:r>
      <w:commentRangeEnd w:id="4"/>
      <w:r w:rsidR="007455C7">
        <w:rPr>
          <w:rStyle w:val="Kommentarsreferens"/>
        </w:rPr>
        <w:commentReference w:id="4"/>
      </w:r>
      <w:r w:rsidR="00AE4462" w:rsidRPr="00AE4462">
        <w:rPr>
          <w:lang w:val="en-US" w:eastAsia="en-US"/>
        </w:rPr>
        <w:t xml:space="preserve">in Sweden considering relocation. Using data from a large-scale discrete choice experiment embedded in the Prospective RELOC-AGE project, </w:t>
      </w:r>
      <w:commentRangeStart w:id="5"/>
      <w:r w:rsidR="00AE4462" w:rsidRPr="00AE4462">
        <w:rPr>
          <w:lang w:val="en-US" w:eastAsia="en-US"/>
        </w:rPr>
        <w:t>we estimate mixed logit models to derive marginal willingness-to-pay (MWTP)</w:t>
      </w:r>
      <w:commentRangeEnd w:id="5"/>
      <w:r w:rsidR="00B04855">
        <w:rPr>
          <w:rStyle w:val="Kommentarsreferens"/>
        </w:rPr>
        <w:commentReference w:id="5"/>
      </w:r>
      <w:r w:rsidR="00AE4462" w:rsidRPr="00AE4462">
        <w:rPr>
          <w:lang w:val="en-US" w:eastAsia="en-US"/>
        </w:rPr>
        <w:t xml:space="preserve"> measures for </w:t>
      </w:r>
      <w:ins w:id="6" w:author="Magnus Zingmark" w:date="2025-11-10T13:04:00Z" w16du:dateUtc="2025-11-10T12:04:00Z">
        <w:r w:rsidR="006E3683">
          <w:rPr>
            <w:lang w:val="en-US" w:eastAsia="en-US"/>
          </w:rPr>
          <w:t xml:space="preserve">the following </w:t>
        </w:r>
      </w:ins>
      <w:ins w:id="7" w:author="Magnus Zingmark" w:date="2025-11-10T13:03:00Z" w16du:dateUtc="2025-11-10T12:03:00Z">
        <w:r w:rsidR="006E3683">
          <w:rPr>
            <w:lang w:val="en-US" w:eastAsia="en-US"/>
          </w:rPr>
          <w:t>preferred housing attr</w:t>
        </w:r>
      </w:ins>
      <w:ins w:id="8" w:author="Magnus Zingmark" w:date="2025-11-10T13:04:00Z" w16du:dateUtc="2025-11-10T12:04:00Z">
        <w:r w:rsidR="006E3683">
          <w:rPr>
            <w:lang w:val="en-US" w:eastAsia="en-US"/>
          </w:rPr>
          <w:t>i</w:t>
        </w:r>
      </w:ins>
      <w:ins w:id="9" w:author="Magnus Zingmark" w:date="2025-11-10T13:03:00Z" w16du:dateUtc="2025-11-10T12:03:00Z">
        <w:r w:rsidR="006E3683">
          <w:rPr>
            <w:lang w:val="en-US" w:eastAsia="en-US"/>
          </w:rPr>
          <w:t>butes</w:t>
        </w:r>
      </w:ins>
      <w:ins w:id="10" w:author="Magnus Zingmark" w:date="2025-11-10T13:04:00Z" w16du:dateUtc="2025-11-10T12:04:00Z">
        <w:r w:rsidR="006E3683">
          <w:rPr>
            <w:lang w:val="en-US" w:eastAsia="en-US"/>
          </w:rPr>
          <w:t xml:space="preserve"> </w:t>
        </w:r>
      </w:ins>
      <w:r w:rsidR="00AE4462" w:rsidRPr="00AE4462">
        <w:rPr>
          <w:lang w:val="en-US" w:eastAsia="en-US"/>
        </w:rPr>
        <w:t xml:space="preserve">proximity to green space, shops, and public transport, as well as for access to dedicated parking. We further examine heterogeneity in preferences by age, gender, and health status to identify systematic variation in the valuation of these attributes. </w:t>
      </w:r>
      <w:commentRangeStart w:id="11"/>
      <w:commentRangeStart w:id="12"/>
      <w:r w:rsidR="00AE4462" w:rsidRPr="00AE4462">
        <w:rPr>
          <w:color w:val="000000" w:themeColor="text1"/>
          <w:lang w:val="en-US" w:eastAsia="en-US"/>
        </w:rPr>
        <w:t xml:space="preserve">In doing so, the study builds on recent </w:t>
      </w:r>
      <w:r w:rsidR="006E5BF0" w:rsidRPr="006E5BF0">
        <w:rPr>
          <w:color w:val="000000" w:themeColor="text1"/>
          <w:lang w:val="en-US" w:eastAsia="en-US"/>
        </w:rPr>
        <w:t>stated choice housing studies</w:t>
      </w:r>
      <w:r w:rsidRPr="006E5BF0">
        <w:rPr>
          <w:color w:val="000000" w:themeColor="text1"/>
          <w:lang w:val="en-US" w:eastAsia="en-US"/>
        </w:rPr>
        <w:t xml:space="preserve"> </w:t>
      </w:r>
      <w:r w:rsidRPr="006E5BF0">
        <w:rPr>
          <w:color w:val="000000" w:themeColor="text1"/>
          <w:lang w:val="en-US" w:eastAsia="en-US"/>
        </w:rPr>
        <w:fldChar w:fldCharType="begin"/>
      </w:r>
      <w:r w:rsidRPr="006E5BF0">
        <w:rPr>
          <w:color w:val="000000" w:themeColor="text1"/>
          <w:lang w:val="en-US" w:eastAsia="en-US"/>
        </w:rPr>
        <w:instrText xml:space="preserve"> ADDIN ZOTERO_ITEM CSL_CITATION {"citationID":"85EY55Vb","properties":{"unsorted":true,"formattedCitation":"(Ossokina et al., 2020; Caplan et al., 2021; Ossokina &amp; Arentze, 2022; Aitken et al., 2024; Lee et al., 2025)","plainCitation":"(Ossokina et al., 2020; Caplan et al., 2021; Ossokina &amp; Arentze, 2022; Aitken et al., 2024; Lee et al., 2025)","noteIndex":0},"citationItems":[{"id":2934,"uris":["http://zotero.org/users/3783483/items/2IET2EF7"],"itemData":{"id":2934,"type":"article-journal","abstract":"In this paper we combine the insights from social sciences and architecture to design best living concepts for a specific target group, elderly homeowners. We perform a stated choice experiment to study residential preferences of this group and translate the results into an architectural design of senior-friendly housing. This methodological approach is novel to the literature. We derive the willingness-to-pay for different residential attributes and show how these attributes can be traded off against each other to create best living concepts. We discuss how these living concepts can be translated into customized architectural design while making use of standard architectural elements.","container-title":"Journal of Housing and the Built Environment","DOI":"10.1007/s10901-019-09716-5","ISSN":"1566-4910, 1573-7772","issue":"3","journalAbbreviation":"J Hous and the Built Environ","language":"en","page":"847-865","source":"DOI.org (Crossref)","title":"Best living concepts for elderly homeowners: combining a stated choice experiment with architectural design","title-short":"Best living concepts for elderly homeowners","volume":"35","author":[{"family":"Ossokina","given":"Ioulia V."},{"family":"Arentze","given":"Theo A."},{"family":"Van Gameren","given":"Dick"},{"family":"Van Den Heuvel","given":"Dirk"}],"issued":{"date-parts":[["2020",9]]},"citation-key":"ossokinaBestLivingConcepts2020"}},{"id":2925,"uris":["http://zotero.org/users/3783483/items/YVTZ5KUL"],"itemData":{"id":2925,"type":"article-journal","abstract":"This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w:instrText>
      </w:r>
      <w:r w:rsidRPr="000C109F">
        <w:rPr>
          <w:color w:val="000000" w:themeColor="text1"/>
          <w:lang w:val="en-US" w:eastAsia="en-US"/>
        </w:rPr>
        <w:instrText>n of a certain proportion of reused materials, provision of green facilities, availability of furnitur</w:instrText>
      </w:r>
      <w:r w:rsidRPr="006E5BF0">
        <w:rPr>
          <w:color w:val="000000" w:themeColor="text1"/>
          <w:lang w:val="en-US" w:eastAsia="en-US"/>
        </w:rPr>
        <w:instrText xml:space="preserve">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sidRPr="006E5BF0">
        <w:rPr>
          <w:color w:val="000000" w:themeColor="text1"/>
          <w:lang w:val="en-US" w:eastAsia="en-US"/>
        </w:rPr>
        <w:fldChar w:fldCharType="separate"/>
      </w:r>
      <w:r w:rsidRPr="006E5BF0">
        <w:rPr>
          <w:lang w:val="en-US"/>
        </w:rPr>
        <w:t>(Ossokina et al., 2020; Caplan et al., 2021; Ossokina &amp; Arentze, 2022; Aitken et al., 2024; Lee et al., 2025)</w:t>
      </w:r>
      <w:r w:rsidRPr="006E5BF0">
        <w:rPr>
          <w:color w:val="000000" w:themeColor="text1"/>
          <w:lang w:val="en-US" w:eastAsia="en-US"/>
        </w:rPr>
        <w:fldChar w:fldCharType="end"/>
      </w:r>
      <w:r w:rsidR="006E5BF0" w:rsidRPr="006E5BF0">
        <w:rPr>
          <w:color w:val="000000" w:themeColor="text1"/>
          <w:lang w:val="en-US" w:eastAsia="en-US"/>
        </w:rPr>
        <w:t xml:space="preserve">, </w:t>
      </w:r>
      <w:commentRangeEnd w:id="11"/>
      <w:r w:rsidR="00B04855">
        <w:rPr>
          <w:rStyle w:val="Kommentarsreferens"/>
        </w:rPr>
        <w:commentReference w:id="11"/>
      </w:r>
      <w:commentRangeEnd w:id="12"/>
      <w:r w:rsidR="006E3683">
        <w:rPr>
          <w:rStyle w:val="Kommentarsreferens"/>
        </w:rPr>
        <w:commentReference w:id="12"/>
      </w:r>
      <w:r w:rsidR="00AE4462" w:rsidRPr="00AE4462">
        <w:rPr>
          <w:color w:val="000000" w:themeColor="text1"/>
          <w:lang w:val="en-US" w:eastAsia="en-US"/>
        </w:rPr>
        <w:t>extending discrete choice methods to a Scandinavian context where ageing-in-place policies are well established but evidence on relocation preferences remains limited.</w:t>
      </w:r>
      <w:r w:rsidRPr="006E5BF0">
        <w:rPr>
          <w:color w:val="000000" w:themeColor="text1"/>
          <w:lang w:val="en-US" w:eastAsia="en-US"/>
        </w:rPr>
        <w:t xml:space="preserve"> </w:t>
      </w:r>
      <w:r w:rsidR="00AE4462" w:rsidRPr="006E5BF0">
        <w:rPr>
          <w:lang w:val="en-US" w:eastAsia="en-US"/>
        </w:rPr>
        <w:t xml:space="preserve">By linking relocation motivations to the economic valuation of locational factors, the study offers policy-relevant insights into the housing needs of an ageing population and contributes empirical evidence to guide the planning </w:t>
      </w:r>
      <w:r w:rsidR="00AE4462" w:rsidRPr="006E5BF0">
        <w:rPr>
          <w:lang w:val="en-US" w:eastAsia="en-US"/>
        </w:rPr>
        <w:lastRenderedPageBreak/>
        <w:t>of inclusive, adaptable living environments that support independence and quality of life in later life</w:t>
      </w:r>
      <w:r w:rsidR="006E5BF0">
        <w:rPr>
          <w:lang w:val="en-US" w:eastAsia="en-US"/>
        </w:rPr>
        <w:t>.</w:t>
      </w:r>
    </w:p>
    <w:p w14:paraId="1101F6B5" w14:textId="4CBC966E" w:rsidR="00454425" w:rsidRPr="00454425" w:rsidRDefault="00454425" w:rsidP="00F15126">
      <w:pPr>
        <w:pStyle w:val="Rubrik1"/>
        <w:rPr>
          <w:lang w:val="en-US"/>
        </w:rPr>
      </w:pPr>
      <w:r w:rsidRPr="00454425">
        <w:rPr>
          <w:lang w:val="en-US"/>
        </w:rPr>
        <w:t>Literature Review</w:t>
      </w:r>
      <w:r w:rsidR="00F34727">
        <w:rPr>
          <w:lang w:val="en-US"/>
        </w:rPr>
        <w:t xml:space="preserve"> – </w:t>
      </w:r>
      <w:r w:rsidR="00F34727" w:rsidRPr="00F34727">
        <w:rPr>
          <w:highlight w:val="red"/>
          <w:lang w:val="en-US"/>
        </w:rPr>
        <w:t>WORK IN PROGRESS</w:t>
      </w:r>
    </w:p>
    <w:p w14:paraId="7076B8B5" w14:textId="77777777" w:rsidR="00F52429" w:rsidRPr="00454425" w:rsidRDefault="00F52429" w:rsidP="00F52429">
      <w:pPr>
        <w:pStyle w:val="Paragraph"/>
        <w:spacing w:line="360" w:lineRule="auto"/>
        <w:rPr>
          <w:lang w:val="en-US"/>
        </w:rPr>
      </w:pPr>
      <w:bookmarkStart w:id="13" w:name="_Hlk212627481"/>
      <w:r w:rsidRPr="00454425">
        <w:rPr>
          <w:lang w:val="en-US"/>
        </w:rPr>
        <w:t xml:space="preserve">Population ageing is increasingly shaping the </w:t>
      </w:r>
      <w:r>
        <w:rPr>
          <w:lang w:val="en-US"/>
        </w:rPr>
        <w:t xml:space="preserve">future </w:t>
      </w:r>
      <w:r w:rsidRPr="00454425">
        <w:rPr>
          <w:lang w:val="en-US"/>
        </w:rPr>
        <w:t xml:space="preserve">demand for housing, both in terms of quantity and </w:t>
      </w:r>
      <w:r>
        <w:rPr>
          <w:lang w:val="en-US"/>
        </w:rPr>
        <w:t>suitability</w:t>
      </w:r>
      <w:r w:rsidRPr="00454425">
        <w:rPr>
          <w:lang w:val="en-US"/>
        </w:rPr>
        <w:t>. Older adults spend a greater share of their time at home and rely on their residential environment for daily functioning, social contact, and wellbeing</w:t>
      </w:r>
      <w:r>
        <w:rPr>
          <w:lang w:val="en-US"/>
        </w:rPr>
        <w:t xml:space="preserve"> (SOURCE)</w:t>
      </w:r>
      <w:r w:rsidRPr="00454425">
        <w:rPr>
          <w:lang w:val="en-US"/>
        </w:rPr>
        <w:t xml:space="preserve">. The concept of “ageing in place” has become central to housing policy </w:t>
      </w:r>
      <w:r>
        <w:rPr>
          <w:lang w:val="en-US"/>
        </w:rPr>
        <w:t>in many places across the world</w:t>
      </w:r>
      <w:r w:rsidRPr="00454425">
        <w:rPr>
          <w:lang w:val="en-US"/>
        </w:rPr>
        <w:t xml:space="preserve">, emphasizing the </w:t>
      </w:r>
      <w:r>
        <w:rPr>
          <w:lang w:val="en-US"/>
        </w:rPr>
        <w:t>desire</w:t>
      </w:r>
      <w:r w:rsidRPr="00454425">
        <w:rPr>
          <w:lang w:val="en-US"/>
        </w:rPr>
        <w:t xml:space="preserve"> of older adults to remain in familiar surroundings for as long as possible. </w:t>
      </w:r>
      <w:r>
        <w:rPr>
          <w:lang w:val="en-US"/>
        </w:rPr>
        <w:t xml:space="preserve">(SOURCE). </w:t>
      </w:r>
      <w:r w:rsidRPr="00454425">
        <w:rPr>
          <w:lang w:val="en-US"/>
        </w:rPr>
        <w:t xml:space="preserve">However, </w:t>
      </w:r>
      <w:r>
        <w:rPr>
          <w:lang w:val="en-US"/>
        </w:rPr>
        <w:t xml:space="preserve">a key pillar of </w:t>
      </w:r>
      <w:r w:rsidRPr="00454425">
        <w:rPr>
          <w:lang w:val="en-US"/>
        </w:rPr>
        <w:t>ageing in place depends on the suitability of existing housing and the availability of accessible alternatives when relocation becomes necessary.</w:t>
      </w:r>
    </w:p>
    <w:p w14:paraId="1598FA0F" w14:textId="77777777" w:rsidR="00F52429" w:rsidRPr="00754AD0" w:rsidRDefault="00F52429" w:rsidP="00F52429">
      <w:pPr>
        <w:pStyle w:val="Paragraph"/>
        <w:spacing w:line="360" w:lineRule="auto"/>
        <w:ind w:firstLine="720"/>
        <w:rPr>
          <w:lang w:val="en-US"/>
        </w:rPr>
      </w:pPr>
      <w:r w:rsidRPr="00454425">
        <w:rPr>
          <w:lang w:val="en-US"/>
        </w:rPr>
        <w:t>Despite growing recognition of these issues, empirical evidence on how older adults value specific residential attributes remains limited. Much of the literature has focused on life-course transitions, housing tenure, and affordability (</w:t>
      </w:r>
      <w:r>
        <w:rPr>
          <w:lang w:val="en-US"/>
        </w:rPr>
        <w:t>SOURCES</w:t>
      </w:r>
      <w:r w:rsidRPr="00454425">
        <w:rPr>
          <w:lang w:val="en-US"/>
        </w:rPr>
        <w:t xml:space="preserve">), but relatively few studies quantify trade-offs among housing and locational characteristics. </w:t>
      </w:r>
    </w:p>
    <w:p w14:paraId="28BDC022" w14:textId="0B569058" w:rsidR="00F52429" w:rsidRPr="00754AD0" w:rsidDel="0052104F" w:rsidRDefault="00741BA3" w:rsidP="00F52429">
      <w:pPr>
        <w:pStyle w:val="Paragraph"/>
        <w:spacing w:line="360" w:lineRule="auto"/>
        <w:ind w:firstLine="720"/>
        <w:rPr>
          <w:moveFrom w:id="14" w:author="Magnus Zingmark" w:date="2025-11-10T13:09:00Z" w16du:dateUtc="2025-11-10T12:09:00Z"/>
          <w:lang w:val="en-US"/>
        </w:rPr>
      </w:pPr>
      <w:moveFromRangeStart w:id="15" w:author="Magnus Zingmark" w:date="2025-11-10T13:09:00Z" w:name="move213672593"/>
      <w:commentRangeStart w:id="16"/>
      <w:moveFrom w:id="17" w:author="Magnus Zingmark" w:date="2025-11-10T13:09:00Z" w16du:dateUtc="2025-11-10T12:09:00Z">
        <w:r w:rsidDel="0052104F">
          <w:rPr>
            <w:lang w:val="en-US"/>
          </w:rPr>
          <w:t>Discrete choice experiments (</w:t>
        </w:r>
        <w:r w:rsidR="00F52429" w:rsidRPr="009578AB" w:rsidDel="0052104F">
          <w:rPr>
            <w:lang w:val="en-US"/>
          </w:rPr>
          <w:t>DCE</w:t>
        </w:r>
        <w:r w:rsidDel="0052104F">
          <w:rPr>
            <w:lang w:val="en-US"/>
          </w:rPr>
          <w:t>)</w:t>
        </w:r>
        <w:commentRangeEnd w:id="16"/>
        <w:r w:rsidR="006E3683" w:rsidDel="0052104F">
          <w:rPr>
            <w:rStyle w:val="Kommentarsreferens"/>
          </w:rPr>
          <w:commentReference w:id="16"/>
        </w:r>
        <w:r w:rsidR="00F52429" w:rsidRPr="009578AB" w:rsidDel="0052104F">
          <w:rPr>
            <w:lang w:val="en-US"/>
          </w:rPr>
          <w:t xml:space="preserve"> have been used in a variety of housing and ageing studies. Ossokina et al. (2020) estimate a stated choice experiment to study the residential preferences of </w:t>
        </w:r>
        <w:commentRangeStart w:id="18"/>
        <w:r w:rsidR="00F52429" w:rsidRPr="009578AB" w:rsidDel="0052104F">
          <w:rPr>
            <w:lang w:val="en-US"/>
          </w:rPr>
          <w:t>elderly</w:t>
        </w:r>
        <w:commentRangeEnd w:id="18"/>
        <w:r w:rsidR="006E3683" w:rsidDel="0052104F">
          <w:rPr>
            <w:rStyle w:val="Kommentarsreferens"/>
          </w:rPr>
          <w:commentReference w:id="18"/>
        </w:r>
        <w:r w:rsidR="00F52429" w:rsidRPr="009578AB" w:rsidDel="0052104F">
          <w:rPr>
            <w:lang w:val="en-US"/>
          </w:rPr>
          <w:t xml:space="preserve"> homeowners in the Netherlands, reporting that residential attributes connecting to safety and social cohesion play an important role for the elderly. Ossokina and Arentze (2022) examine reference-dependent housing choice behavior among older adults, finding that proximity to public transport and shops significantly influences residential decisions.</w:t>
        </w:r>
      </w:moveFrom>
    </w:p>
    <w:moveFromRangeEnd w:id="15"/>
    <w:p w14:paraId="1280920D" w14:textId="170B92BA" w:rsidR="00F52429" w:rsidRPr="005D2725" w:rsidRDefault="00F52429" w:rsidP="00F52429">
      <w:pPr>
        <w:pStyle w:val="Paragraph"/>
        <w:spacing w:line="360" w:lineRule="auto"/>
        <w:rPr>
          <w:lang w:val="en-US"/>
        </w:rPr>
      </w:pPr>
      <w:commentRangeStart w:id="19"/>
      <w:r>
        <w:t>DCEs</w:t>
      </w:r>
      <w:r w:rsidRPr="005D2725">
        <w:rPr>
          <w:lang w:val="en-US"/>
        </w:rPr>
        <w:t xml:space="preserve"> represent a specific and widely used form of stated choice methodology. </w:t>
      </w:r>
      <w:commentRangeEnd w:id="19"/>
      <w:r w:rsidR="0052104F">
        <w:rPr>
          <w:rStyle w:val="Kommentarsreferens"/>
        </w:rPr>
        <w:commentReference w:id="19"/>
      </w:r>
      <w:r>
        <w:rPr>
          <w:lang w:val="en-US"/>
        </w:rPr>
        <w:t>R</w:t>
      </w:r>
      <w:r w:rsidRPr="005D2725">
        <w:rPr>
          <w:lang w:val="en-US"/>
        </w:rPr>
        <w:t>espondents are presented with choice sets containing two or more alternatives that vary systematically across predefined attributes, and they select their preferred option in each set. The approach is rooted in random utility theory</w:t>
      </w:r>
      <w:r>
        <w:rPr>
          <w:lang w:val="en-US"/>
        </w:rPr>
        <w:t xml:space="preserve"> </w:t>
      </w:r>
      <w:r w:rsidRPr="005D2725">
        <w:rPr>
          <w:lang w:val="en-US"/>
        </w:rPr>
        <w:t>which assumes that individuals choose the alternative that maximizes their utility based on observable attributes and unobserved factors</w:t>
      </w:r>
      <w:r>
        <w:rPr>
          <w:lang w:val="en-US"/>
        </w:rPr>
        <w:t xml:space="preserve"> </w:t>
      </w:r>
      <w:r>
        <w:rPr>
          <w:lang w:val="en-US"/>
        </w:rPr>
        <w:fldChar w:fldCharType="begin"/>
      </w:r>
      <w:r>
        <w:rPr>
          <w:lang w:val="en-US"/>
        </w:rPr>
        <w:instrText xml:space="preserve"> ADDIN ZOTERO_ITEM CSL_CITATION {"citationID":"qoZzsU7r","properties":{"formattedCitation":"(McFadden, 1974)","plainCitation":"(McFadden, 1974)","noteIndex":0},"citationItems":[{"id":4929,"uris":["http://zotero.org/users/3783483/items/BUXVBQBG"],"itemData":{"id":4929,"type":"article-journal","container-title":"Journal of Public Economics","DOI":"10.1016/0047-2727(74)90003-6","ISSN":"0047-2727","issue":"4","journalAbbreviation":"Journal of Public Economics","page":"303-328","source":"ScienceDirect","title":"The measurement of urban travel demand","volume":"3","author":[{"family":"McFadden","given":"Daniel"}],"issued":{"date-parts":[["1974",11,1]]},"citation-key":"mcfaddenMeasurementUrbanTravel1974"}}],"schema":"https://github.com/citation-style-language/schema/raw/master/csl-citation.json"} </w:instrText>
      </w:r>
      <w:r>
        <w:rPr>
          <w:lang w:val="en-US"/>
        </w:rPr>
        <w:fldChar w:fldCharType="separate"/>
      </w:r>
      <w:r w:rsidRPr="00F34727">
        <w:t>(McFadden, 1974)</w:t>
      </w:r>
      <w:r>
        <w:rPr>
          <w:lang w:val="en-US"/>
        </w:rPr>
        <w:fldChar w:fldCharType="end"/>
      </w:r>
      <w:r w:rsidRPr="005D2725">
        <w:rPr>
          <w:lang w:val="en-US"/>
        </w:rPr>
        <w:t xml:space="preserve">. By observing patterns of choice across multiple scenarios, researchers can infer the relative importance of different attributes and estimate willingness-to-pay (WTP) values when a cost attribute is included. This </w:t>
      </w:r>
      <w:r w:rsidRPr="005D2725">
        <w:rPr>
          <w:lang w:val="en-US"/>
        </w:rPr>
        <w:lastRenderedPageBreak/>
        <w:t>capacity to quantify trade-offs makes DCEs particularly valuable in housing research, where individuals must balance multiple</w:t>
      </w:r>
      <w:r w:rsidR="00741BA3">
        <w:rPr>
          <w:lang w:val="en-US"/>
        </w:rPr>
        <w:t xml:space="preserve">, </w:t>
      </w:r>
      <w:r w:rsidRPr="005D2725">
        <w:rPr>
          <w:lang w:val="en-US"/>
        </w:rPr>
        <w:t>often competing</w:t>
      </w:r>
      <w:r w:rsidR="00741BA3">
        <w:rPr>
          <w:lang w:val="en-US"/>
        </w:rPr>
        <w:t xml:space="preserve">, </w:t>
      </w:r>
      <w:r w:rsidRPr="005D2725">
        <w:rPr>
          <w:lang w:val="en-US"/>
        </w:rPr>
        <w:t>considerations such as price, location, accessibility, and amenities.</w:t>
      </w:r>
    </w:p>
    <w:p w14:paraId="53BB53E1" w14:textId="77777777" w:rsidR="0052104F" w:rsidRPr="00754AD0" w:rsidRDefault="0052104F" w:rsidP="0052104F">
      <w:pPr>
        <w:pStyle w:val="Paragraph"/>
        <w:spacing w:line="360" w:lineRule="auto"/>
        <w:ind w:firstLine="720"/>
        <w:rPr>
          <w:moveTo w:id="20" w:author="Magnus Zingmark" w:date="2025-11-10T13:09:00Z" w16du:dateUtc="2025-11-10T12:09:00Z"/>
          <w:lang w:val="en-US"/>
        </w:rPr>
      </w:pPr>
      <w:moveToRangeStart w:id="21" w:author="Magnus Zingmark" w:date="2025-11-10T13:09:00Z" w:name="move213672593"/>
      <w:commentRangeStart w:id="22"/>
      <w:moveTo w:id="23" w:author="Magnus Zingmark" w:date="2025-11-10T13:09:00Z" w16du:dateUtc="2025-11-10T12:09:00Z">
        <w:r>
          <w:rPr>
            <w:lang w:val="en-US"/>
          </w:rPr>
          <w:t>Discrete choice experiments (</w:t>
        </w:r>
        <w:r w:rsidRPr="009578AB">
          <w:rPr>
            <w:lang w:val="en-US"/>
          </w:rPr>
          <w:t>DCE</w:t>
        </w:r>
        <w:r>
          <w:rPr>
            <w:lang w:val="en-US"/>
          </w:rPr>
          <w:t>)</w:t>
        </w:r>
        <w:commentRangeEnd w:id="22"/>
        <w:r>
          <w:rPr>
            <w:rStyle w:val="Kommentarsreferens"/>
          </w:rPr>
          <w:commentReference w:id="22"/>
        </w:r>
        <w:r w:rsidRPr="009578AB">
          <w:rPr>
            <w:lang w:val="en-US"/>
          </w:rPr>
          <w:t xml:space="preserve"> have been used in a variety of housing and ageing studies. </w:t>
        </w:r>
        <w:proofErr w:type="spellStart"/>
        <w:r w:rsidRPr="009578AB">
          <w:rPr>
            <w:lang w:val="en-US"/>
          </w:rPr>
          <w:t>Ossokina</w:t>
        </w:r>
        <w:proofErr w:type="spellEnd"/>
        <w:r w:rsidRPr="009578AB">
          <w:rPr>
            <w:lang w:val="en-US"/>
          </w:rPr>
          <w:t xml:space="preserve"> et al. (2020) estimate a stated choice experiment to study the residential preferences of </w:t>
        </w:r>
        <w:commentRangeStart w:id="24"/>
        <w:r w:rsidRPr="009578AB">
          <w:rPr>
            <w:lang w:val="en-US"/>
          </w:rPr>
          <w:t>elderly</w:t>
        </w:r>
        <w:commentRangeEnd w:id="24"/>
        <w:r>
          <w:rPr>
            <w:rStyle w:val="Kommentarsreferens"/>
          </w:rPr>
          <w:commentReference w:id="24"/>
        </w:r>
        <w:r w:rsidRPr="009578AB">
          <w:rPr>
            <w:lang w:val="en-US"/>
          </w:rPr>
          <w:t xml:space="preserve"> homeowners in the Netherlands, reporting that residential attributes connecting to safety and social cohesion play an important role for the elderly. </w:t>
        </w:r>
        <w:proofErr w:type="spellStart"/>
        <w:r w:rsidRPr="009578AB">
          <w:rPr>
            <w:lang w:val="en-US"/>
          </w:rPr>
          <w:t>Ossokina</w:t>
        </w:r>
        <w:proofErr w:type="spellEnd"/>
        <w:r w:rsidRPr="009578AB">
          <w:rPr>
            <w:lang w:val="en-US"/>
          </w:rPr>
          <w:t xml:space="preserve"> and </w:t>
        </w:r>
        <w:proofErr w:type="spellStart"/>
        <w:r w:rsidRPr="009578AB">
          <w:rPr>
            <w:lang w:val="en-US"/>
          </w:rPr>
          <w:t>Arentze</w:t>
        </w:r>
        <w:proofErr w:type="spellEnd"/>
        <w:r w:rsidRPr="009578AB">
          <w:rPr>
            <w:lang w:val="en-US"/>
          </w:rPr>
          <w:t xml:space="preserve"> (2022) examine reference-dependent housing choice behavior among older adults, finding that proximity to public transport and shops significantly influences residential decisions.</w:t>
        </w:r>
      </w:moveTo>
    </w:p>
    <w:moveToRangeEnd w:id="21"/>
    <w:p w14:paraId="696FAAF4" w14:textId="3D3760FA" w:rsidR="00F52429" w:rsidRPr="005D2725" w:rsidRDefault="00F52429" w:rsidP="00F52429">
      <w:pPr>
        <w:pStyle w:val="Paragraph"/>
        <w:spacing w:line="360" w:lineRule="auto"/>
        <w:rPr>
          <w:lang w:val="en-US"/>
        </w:rPr>
      </w:pPr>
      <w:r w:rsidRPr="005D2725">
        <w:rPr>
          <w:lang w:val="en-US"/>
        </w:rPr>
        <w:t>Applications of DCEs to housing have expanded considerably in recent decades. Early studies focused primarily on environmental amenities and locational factors, such as proximity to green spaces, transit, and urban services (Earnhart, 2002; Cho et al., 2005; Liao et al., 2015). More recent work has integrated socio-demographic and behavioral factors to explore heterogeneity in preferences across population subgroups. For example, Caplan et al. (2021) examined residential preferences along Utah's Wasatch Front and found substantial variation in willingness to pay for amenities such as green space and access to transit. Ossokina and Arentze (2022) demonstrated that housing decisions among older homeowners are reference-dependent, showing how individuals in the Netherlands value safety, accessibility, and social cohesion relative to their current housing situation. Similarly, Lee et al. (2025) analyzed willingness to pay for circular and affordable housing among younger adults in South Korea, while Ardeshiri et al. (2024) used a dual DCE to distinguish between preferences for owner-occupied and investment properties in Sydney.</w:t>
      </w:r>
    </w:p>
    <w:p w14:paraId="7BFE2F40" w14:textId="77777777" w:rsidR="00F52429" w:rsidRPr="005D2725" w:rsidRDefault="00F52429" w:rsidP="00F52429">
      <w:pPr>
        <w:pStyle w:val="Paragraph"/>
        <w:spacing w:line="360" w:lineRule="auto"/>
        <w:ind w:firstLine="720"/>
        <w:rPr>
          <w:lang w:val="en-US"/>
        </w:rPr>
      </w:pPr>
      <w:r w:rsidRPr="005D2725">
        <w:rPr>
          <w:lang w:val="en-US"/>
        </w:rPr>
        <w:t>Housing preferences are rarely uniform across individuals. Economic capacity, household composition, tenure status, and health conditions can all shape how people evaluate residential alternatives. Studies have shown that income influences willingness to pay for proximity and comfort amenities, while tenure reflects differences in security, attachment, and investment orientation (</w:t>
      </w:r>
      <w:r>
        <w:rPr>
          <w:lang w:val="en-US"/>
        </w:rPr>
        <w:t>SOURCES</w:t>
      </w:r>
      <w:r w:rsidRPr="005D2725">
        <w:rPr>
          <w:lang w:val="en-US"/>
        </w:rPr>
        <w:t xml:space="preserve">). Ageing itself introduces new dimensions of heterogeneity, as physical ability, mobility, and social networks evolve over time </w:t>
      </w:r>
      <w:r>
        <w:rPr>
          <w:lang w:val="en-US"/>
        </w:rPr>
        <w:fldChar w:fldCharType="begin"/>
      </w:r>
      <w:r>
        <w:rPr>
          <w:lang w:val="en-US"/>
        </w:rPr>
        <w:instrText xml:space="preserve"> ADDIN ZOTERO_ITEM CSL_CITATION {"citationID":"prZFlDV1","properties":{"formattedCitation":"(Lofqvist et al., 2013)","plainCitation":"(Lofqvist et al., 2013)","noteIndex":0},"citationItems":[{"id":4932,"uris":["http://zotero.org/users/3783483/items/DZWS2ET5"],"itemData":{"id":4932,"type":"article-journal","abstract":"Purpose: This cross-national qualitative study explores how very old people reflect upon relocation and aging in place. Design and Methods: Swedish and German data are utilized in this study. About 80 community-living participants, 80–89 years of age, were interviewed with open-ended questions at home by trained interviewers. The interviews were analyzed by using conventional qualitative content analyses. Results: Reasoning about relocation or aging in place in very old age is a complex and ambivalent matter. A variety of reflections, emotions, and behaviors for and against a move are revealed. Reasons to move reflect the urge to maintain independence, to stay in control, and to avoid loneliness. This is mainly expressed reactively. Reasons not to move reflect a strong attachment to the home and neighborhood. Moreover, reasons not to move reflect practical aspect such as economy and strain, as well as fear of losing continuity of habits and routines. Implications: There is a need for society to develop counseling systems to meet very old people’s ambivalence and practical considerations to move or not to move. Thus, the ambivalence to stay put or to relocate needs to be further explored from an applied perspective by also taking nonmovers into account.","container-title":"The Gerontologist","DOI":"10.1093/geront/gnt034","ISSN":"0016-9013, 1758-5341","issue":"6","journalAbbreviation":"The Gerontologist","language":"en","page":"919-927","source":"DOI.org (Crossref)","title":"Voices on Relocation and Aging in Place in Very Old Age--A Complex and Ambivalent Matter","volume":"53","author":[{"family":"Lofqvist","given":"C."},{"family":"Granbom","given":"M."},{"family":"Himmelsbach","given":"I."},{"family":"Iwarsson","given":"S."},{"family":"Oswald","given":"F."},{"family":"Haak","given":"M."}],"issued":{"date-parts":[["2013",12,1]]},"citation-key":"lofqvistVoicesRelocationAging2013"}}],"schema":"https://github.com/citation-style-language/schema/raw/master/csl-citation.json"} </w:instrText>
      </w:r>
      <w:r>
        <w:rPr>
          <w:lang w:val="en-US"/>
        </w:rPr>
        <w:fldChar w:fldCharType="separate"/>
      </w:r>
      <w:r w:rsidRPr="00754AD0">
        <w:t>(Lofqvist et al., 2013)</w:t>
      </w:r>
      <w:r>
        <w:rPr>
          <w:lang w:val="en-US"/>
        </w:rPr>
        <w:fldChar w:fldCharType="end"/>
      </w:r>
      <w:r>
        <w:rPr>
          <w:lang w:val="en-US"/>
        </w:rPr>
        <w:t xml:space="preserve">. </w:t>
      </w:r>
      <w:r w:rsidRPr="005D2725">
        <w:rPr>
          <w:lang w:val="en-US"/>
        </w:rPr>
        <w:t xml:space="preserve">To capture this systematic variation, recent DCE studies have incorporated </w:t>
      </w:r>
      <w:commentRangeStart w:id="25"/>
      <w:r w:rsidRPr="005D2725">
        <w:rPr>
          <w:lang w:val="en-US"/>
        </w:rPr>
        <w:t>interaction terms and advanced econometric specifications</w:t>
      </w:r>
      <w:r>
        <w:rPr>
          <w:lang w:val="en-US"/>
        </w:rPr>
        <w:t xml:space="preserve"> </w:t>
      </w:r>
      <w:commentRangeEnd w:id="25"/>
      <w:r w:rsidR="0052104F">
        <w:rPr>
          <w:rStyle w:val="Kommentarsreferens"/>
        </w:rPr>
        <w:lastRenderedPageBreak/>
        <w:commentReference w:id="25"/>
      </w:r>
      <w:r>
        <w:rPr>
          <w:lang w:val="en-US"/>
        </w:rPr>
        <w:fldChar w:fldCharType="begin"/>
      </w:r>
      <w:r>
        <w:rPr>
          <w:lang w:val="en-US"/>
        </w:rPr>
        <w:instrText xml:space="preserve"> ADDIN ZOTERO_ITEM CSL_CITATION {"citationID":"1bxkOgbO","properties":{"unsorted":true,"formattedCitation":"(Caplan et al., 2021; Aitken et al., 2024; Schulz et al., 2025)","plainCitation":"(Caplan et al., 2021; Aitken et al., 2024; Schulz et al., 2025)","noteIndex":0},"citationItems":[{"id":2925,"uris":["http://zotero.org/users/3783483/items/YVTZ5KUL"],"itemData":{"id":2925,"type":"article-journal","abstract":"This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4800,"uris":["http://zotero.org/users/3783483/items/NJ7HGWMP"],"itemData":{"id":4800,"type":"article-journal","abstract":"Past research indicates that for older individuals, transitioning to a home environment better suited to their needs reduces physical, psychological, and social risks, and may even impact the rate of institutionalization. Tenants, compared to homeowners, are subject to different conditions that influence their decisions to relocate, which can either encourage or inhibit them in their pursuit of environmental proactivity. This study investigates whether tenants make relocation decisions based on different factors than do owners. For this purpose, hypothetical relocation decisions are made under the influence of certain ownership constellations. The dataset consists of 264 participants. They were asked about home ownership and then presented with housing vignettes (factorial survey) to indicate how likely they would be to move to a new apartment. The data were analyzed using group comparisons and zero-inflated models. Tenants favor new apartments if their current dwelling is larger than the new one, and if they haven’t lived in their current home for a long time. In contrast, owners prefer the new apartment to have a central location. Both groups consider rent, proximity to kin, and a senior-friendly bathroom as important for the new apartment, with rent being more important to tenants than to those who are currently owners. In both groups, we identified predictors that can be interpreted as barriers to environmental proactivity. The results add to the large body of literature on social inequality in old age.","language":"en","source":"Zotero","title":"Owning, Renting and Environmental Proactivity: The Role of Housing Tenure in Hypothetical Housing Decisions","author":[{"family":"Schulz","given":"Manuela"},{"family":"Gross","given":"Christiane"},{"family":"Teti","given":"Andrea"}],"issued":{"date-parts":[["2025"]]},"citation-key":"schulzOwningRentingEnvironmental2025"}}],"schema":"https://github.com/citation-style-language/schema/raw/master/csl-citation.json"} </w:instrText>
      </w:r>
      <w:r>
        <w:rPr>
          <w:lang w:val="en-US"/>
        </w:rPr>
        <w:fldChar w:fldCharType="separate"/>
      </w:r>
      <w:r w:rsidRPr="00754AD0">
        <w:t>(Caplan et al., 2021; Aitken et al., 2024; Schulz et al., 2025)</w:t>
      </w:r>
      <w:r>
        <w:rPr>
          <w:lang w:val="en-US"/>
        </w:rPr>
        <w:fldChar w:fldCharType="end"/>
      </w:r>
      <w:r w:rsidRPr="005D2725">
        <w:rPr>
          <w:lang w:val="en-US"/>
        </w:rPr>
        <w:t>. These studies demonstrate that preferences for attributes such as proximity to amenities, green space, and transport depend strongly on income, age, and household characteristics. Such methods are particularly suitable for studying diverse populations like older adults, whose housing preferences may differ systematically by age, health status, income, or tenure arrangement.</w:t>
      </w:r>
    </w:p>
    <w:p w14:paraId="61679792" w14:textId="3DED1349" w:rsidR="00F52429" w:rsidRPr="005D2725" w:rsidRDefault="00F52429" w:rsidP="00F52429">
      <w:pPr>
        <w:pStyle w:val="Paragraph"/>
        <w:spacing w:line="360" w:lineRule="auto"/>
        <w:ind w:firstLine="720"/>
        <w:rPr>
          <w:lang w:val="en-US"/>
        </w:rPr>
      </w:pPr>
      <w:r w:rsidRPr="005D2725">
        <w:rPr>
          <w:lang w:val="en-US"/>
        </w:rPr>
        <w:t>However, the evidence base for older populations remains thin, and most findings are context-specific, reflecting local housing systems and welfare regimes. Few studies have explicitly focused on older populations or systematically examined heterogeneity within this demographic. Most DCEs on housing preferences have been conducted among general adult samples, leaving considerable uncertainty about how preferences change with age, retirement, or tenure transitions. Moreover, applications</w:t>
      </w:r>
      <w:ins w:id="26" w:author="Magnus Zingmark" w:date="2025-11-10T13:17:00Z" w16du:dateUtc="2025-11-10T12:17:00Z">
        <w:r w:rsidR="0052104F">
          <w:rPr>
            <w:lang w:val="en-US"/>
          </w:rPr>
          <w:t xml:space="preserve"> of DCE</w:t>
        </w:r>
      </w:ins>
      <w:r w:rsidRPr="005D2725">
        <w:rPr>
          <w:lang w:val="en-US"/>
        </w:rPr>
        <w:t xml:space="preserve"> in Scandinavian contexts remain rare</w:t>
      </w:r>
      <w:r>
        <w:rPr>
          <w:lang w:val="en-US"/>
        </w:rPr>
        <w:t xml:space="preserve">. </w:t>
      </w:r>
      <w:r w:rsidRPr="005D2725">
        <w:rPr>
          <w:lang w:val="en-US"/>
        </w:rPr>
        <w:t>This gap is particularly consequential given the rapid ageing of populations across developed countries and the distinct housing systems and welfare regimes that characterize different national contexts.</w:t>
      </w:r>
    </w:p>
    <w:p w14:paraId="5E2E967A" w14:textId="77777777" w:rsidR="00F52429" w:rsidRDefault="00F52429" w:rsidP="00F52429">
      <w:pPr>
        <w:pStyle w:val="Newparagraph"/>
        <w:spacing w:line="360" w:lineRule="auto"/>
        <w:rPr>
          <w:lang w:val="en-US"/>
        </w:rPr>
      </w:pPr>
      <w:r w:rsidRPr="005D2725">
        <w:rPr>
          <w:lang w:val="en-US"/>
        </w:rPr>
        <w:t xml:space="preserve">This study contributes to closing this gap by employing a </w:t>
      </w:r>
      <w:r>
        <w:rPr>
          <w:lang w:val="en-US"/>
        </w:rPr>
        <w:t>DCE</w:t>
      </w:r>
      <w:r w:rsidRPr="005D2725">
        <w:rPr>
          <w:lang w:val="en-US"/>
        </w:rPr>
        <w:t xml:space="preserve"> embedded within a large, national sample of older adults in Sweden. </w:t>
      </w:r>
      <w:commentRangeStart w:id="27"/>
      <w:r w:rsidRPr="005D2725">
        <w:rPr>
          <w:lang w:val="en-US"/>
        </w:rPr>
        <w:t xml:space="preserve">By combining a robust experimental design with mixed logit modelling, we identify key determinants of housing preferences and quantify their associated willingness-to-pay values across diverse subgroups. Specifically, we examine how preferences for proximity to green areas, shops, public transport, and parking amenities vary systematically by age, </w:t>
      </w:r>
      <w:r>
        <w:rPr>
          <w:lang w:val="en-US"/>
        </w:rPr>
        <w:t>gender</w:t>
      </w:r>
      <w:r w:rsidRPr="005D2725">
        <w:rPr>
          <w:lang w:val="en-US"/>
        </w:rPr>
        <w:t xml:space="preserve">, and tenure status among individuals actively considering relocation. </w:t>
      </w:r>
      <w:commentRangeEnd w:id="27"/>
      <w:r w:rsidR="00B460A6">
        <w:rPr>
          <w:rStyle w:val="Kommentarsreferens"/>
        </w:rPr>
        <w:commentReference w:id="27"/>
      </w:r>
      <w:commentRangeStart w:id="28"/>
      <w:r w:rsidRPr="005D2725">
        <w:rPr>
          <w:lang w:val="en-US"/>
        </w:rPr>
        <w:t>In doing so, the study adds new empirical evidence to the literature on ageing and housing, demonstrating how demographic and economic differences translate into distinct patterns of residential choice within an ageing population. The findings offer policy-relevant insights for developing age-friendly housing strategies that accommodate heterogeneous preferences and address structural disparities in housing access among older adults.</w:t>
      </w:r>
      <w:commentRangeEnd w:id="28"/>
      <w:r w:rsidR="00B460A6">
        <w:rPr>
          <w:rStyle w:val="Kommentarsreferens"/>
        </w:rPr>
        <w:commentReference w:id="28"/>
      </w:r>
    </w:p>
    <w:p w14:paraId="7583C7EB" w14:textId="592FC224" w:rsidR="00511E65" w:rsidRDefault="00511E65" w:rsidP="00F15126">
      <w:pPr>
        <w:pStyle w:val="Rubrik1"/>
        <w:rPr>
          <w:lang w:val="en-US"/>
        </w:rPr>
      </w:pPr>
      <w:r>
        <w:rPr>
          <w:lang w:val="en-US"/>
        </w:rPr>
        <w:t>Materials and Methods</w:t>
      </w:r>
    </w:p>
    <w:p w14:paraId="0BC5875F" w14:textId="34A4DFF7" w:rsidR="00412457" w:rsidRPr="00412457" w:rsidRDefault="00412457" w:rsidP="00F15126">
      <w:pPr>
        <w:pStyle w:val="Paragraph"/>
        <w:spacing w:line="360" w:lineRule="auto"/>
        <w:rPr>
          <w:lang w:val="en-US"/>
        </w:rPr>
      </w:pPr>
      <w:r w:rsidRPr="00412457">
        <w:rPr>
          <w:lang w:val="en-US"/>
        </w:rPr>
        <w:t xml:space="preserve">This study used a </w:t>
      </w:r>
      <w:r w:rsidR="00741BA3">
        <w:rPr>
          <w:lang w:val="en-US"/>
        </w:rPr>
        <w:t xml:space="preserve">DCE </w:t>
      </w:r>
      <w:r w:rsidRPr="00412457">
        <w:rPr>
          <w:lang w:val="en-US"/>
        </w:rPr>
        <w:t>to examine the housing attribute preferences of older adults in Sweden who are considering relocation</w:t>
      </w:r>
      <w:ins w:id="29" w:author="Magnus Zingmark" w:date="2025-11-10T14:34:00Z" w16du:dateUtc="2025-11-10T13:34:00Z">
        <w:r w:rsidR="00E42F42">
          <w:rPr>
            <w:lang w:val="en-US"/>
          </w:rPr>
          <w:t xml:space="preserve"> in the context of </w:t>
        </w:r>
        <w:r w:rsidR="00E42F42" w:rsidRPr="009578AB">
          <w:rPr>
            <w:lang w:val="en-US"/>
          </w:rPr>
          <w:t xml:space="preserve">the </w:t>
        </w:r>
        <w:commentRangeStart w:id="30"/>
        <w:r w:rsidR="00E42F42" w:rsidRPr="009578AB">
          <w:rPr>
            <w:lang w:val="en-US"/>
          </w:rPr>
          <w:t xml:space="preserve">Prospective RELOC-AGE </w:t>
        </w:r>
        <w:r w:rsidR="00E42F42">
          <w:rPr>
            <w:lang w:val="en-US"/>
          </w:rPr>
          <w:t>project</w:t>
        </w:r>
      </w:ins>
      <w:r w:rsidRPr="00412457">
        <w:rPr>
          <w:lang w:val="en-US"/>
        </w:rPr>
        <w:t>.</w:t>
      </w:r>
      <w:commentRangeEnd w:id="30"/>
      <w:r w:rsidR="00E42F42">
        <w:rPr>
          <w:rStyle w:val="Kommentarsreferens"/>
        </w:rPr>
        <w:commentReference w:id="30"/>
      </w:r>
      <w:ins w:id="31" w:author="Magnus Zingmark" w:date="2025-11-10T14:34:00Z" w16du:dateUtc="2025-11-10T13:34:00Z">
        <w:r w:rsidR="00E42F42">
          <w:rPr>
            <w:lang w:val="en-US"/>
          </w:rPr>
          <w:t xml:space="preserve"> </w:t>
        </w:r>
      </w:ins>
    </w:p>
    <w:p w14:paraId="7915A8BE" w14:textId="0A19479F" w:rsidR="009578AB" w:rsidRPr="009578AB" w:rsidRDefault="009578AB" w:rsidP="00F15126">
      <w:pPr>
        <w:pStyle w:val="Rubrik2"/>
        <w:rPr>
          <w:lang w:val="en-US"/>
        </w:rPr>
      </w:pPr>
      <w:r>
        <w:rPr>
          <w:lang w:val="en-US"/>
        </w:rPr>
        <w:lastRenderedPageBreak/>
        <w:t>Participants</w:t>
      </w:r>
      <w:r w:rsidR="00EF26DF">
        <w:rPr>
          <w:lang w:val="en-US"/>
        </w:rPr>
        <w:t xml:space="preserve"> and </w:t>
      </w:r>
      <w:commentRangeStart w:id="32"/>
      <w:r w:rsidR="00EF26DF">
        <w:rPr>
          <w:lang w:val="en-US"/>
        </w:rPr>
        <w:t>data collection</w:t>
      </w:r>
      <w:commentRangeEnd w:id="32"/>
      <w:r w:rsidR="00EB28E2">
        <w:rPr>
          <w:rStyle w:val="Kommentarsreferens"/>
          <w:rFonts w:cs="Times New Roman"/>
          <w:b w:val="0"/>
          <w:bCs w:val="0"/>
          <w:i w:val="0"/>
          <w:iCs w:val="0"/>
        </w:rPr>
        <w:commentReference w:id="32"/>
      </w:r>
    </w:p>
    <w:p w14:paraId="63027E35" w14:textId="5C8168BA" w:rsidR="009578AB" w:rsidRPr="009578AB" w:rsidRDefault="0020674A" w:rsidP="00F15126">
      <w:pPr>
        <w:pStyle w:val="Paragraph"/>
        <w:spacing w:line="360" w:lineRule="auto"/>
        <w:rPr>
          <w:lang w:val="en-US"/>
        </w:rPr>
      </w:pPr>
      <w:r>
        <w:rPr>
          <w:noProof/>
        </w:rPr>
        <mc:AlternateContent>
          <mc:Choice Requires="wps">
            <w:drawing>
              <wp:anchor distT="0" distB="0" distL="114300" distR="114300" simplePos="0" relativeHeight="251698176" behindDoc="0" locked="0" layoutInCell="1" allowOverlap="1" wp14:anchorId="24B55EC5" wp14:editId="06C96D41">
                <wp:simplePos x="0" y="0"/>
                <wp:positionH relativeFrom="column">
                  <wp:posOffset>2891790</wp:posOffset>
                </wp:positionH>
                <wp:positionV relativeFrom="paragraph">
                  <wp:posOffset>3954780</wp:posOffset>
                </wp:positionV>
                <wp:extent cx="2522220" cy="635"/>
                <wp:effectExtent l="0" t="0" r="0" b="0"/>
                <wp:wrapSquare wrapText="bothSides"/>
                <wp:docPr id="1226958805" name="Text Box 1"/>
                <wp:cNvGraphicFramePr/>
                <a:graphic xmlns:a="http://schemas.openxmlformats.org/drawingml/2006/main">
                  <a:graphicData uri="http://schemas.microsoft.com/office/word/2010/wordprocessingShape">
                    <wps:wsp>
                      <wps:cNvSpPr txBox="1"/>
                      <wps:spPr>
                        <a:xfrm>
                          <a:off x="0" y="0"/>
                          <a:ext cx="2522220" cy="635"/>
                        </a:xfrm>
                        <a:prstGeom prst="rect">
                          <a:avLst/>
                        </a:prstGeom>
                        <a:solidFill>
                          <a:prstClr val="white"/>
                        </a:solidFill>
                        <a:ln>
                          <a:noFill/>
                        </a:ln>
                      </wps:spPr>
                      <wps:txbx>
                        <w:txbxContent>
                          <w:p w14:paraId="447DE16B" w14:textId="155AB726" w:rsidR="0020674A" w:rsidRPr="00304E45" w:rsidRDefault="0020674A" w:rsidP="0020674A">
                            <w:pPr>
                              <w:pStyle w:val="Beskrivning"/>
                              <w:jc w:val="center"/>
                              <w:rPr>
                                <w:noProof/>
                              </w:rPr>
                            </w:pPr>
                            <w:r>
                              <w:t xml:space="preserve">Figure </w:t>
                            </w:r>
                            <w:r>
                              <w:fldChar w:fldCharType="begin"/>
                            </w:r>
                            <w:r>
                              <w:instrText xml:space="preserve"> SEQ Figure \* ARABIC </w:instrText>
                            </w:r>
                            <w:r>
                              <w:fldChar w:fldCharType="separate"/>
                            </w:r>
                            <w:r>
                              <w:rPr>
                                <w:noProof/>
                              </w:rPr>
                              <w:t>1</w:t>
                            </w:r>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B55EC5" id="_x0000_t202" coordsize="21600,21600" o:spt="202" path="m,l,21600r21600,l21600,xe">
                <v:stroke joinstyle="miter"/>
                <v:path gradientshapeok="t" o:connecttype="rect"/>
              </v:shapetype>
              <v:shape id="Text Box 1" o:spid="_x0000_s1026" type="#_x0000_t202" style="position:absolute;margin-left:227.7pt;margin-top:311.4pt;width:198.6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" stroked="f">
                <v:textbox style="mso-fit-shape-to-text:t" inset="0,0,0,0">
                  <w:txbxContent>
                    <w:p w14:paraId="447DE16B" w14:textId="155AB726" w:rsidR="0020674A" w:rsidRPr="00304E45" w:rsidRDefault="0020674A" w:rsidP="0020674A">
                      <w:pPr>
                        <w:pStyle w:val="Caption"/>
                        <w:jc w:val="center"/>
                        <w:rPr>
                          <w:noProof/>
                        </w:rPr>
                      </w:pPr>
                      <w:r>
                        <w:t xml:space="preserve">Figure </w:t>
                      </w:r>
                      <w:fldSimple w:instr=" SEQ Figure \* ARABIC ">
                        <w:r>
                          <w:rPr>
                            <w:noProof/>
                          </w:rPr>
                          <w:t>1</w:t>
                        </w:r>
                      </w:fldSimple>
                    </w:p>
                  </w:txbxContent>
                </v:textbox>
                <w10:wrap type="square"/>
              </v:shape>
            </w:pict>
          </mc:Fallback>
        </mc:AlternateContent>
      </w:r>
      <w:r w:rsidR="00C10D09">
        <w:rPr>
          <w:noProof/>
          <w:lang w:val="en-US"/>
        </w:rPr>
        <w:drawing>
          <wp:anchor distT="0" distB="0" distL="114300" distR="114300" simplePos="0" relativeHeight="251696128" behindDoc="0" locked="0" layoutInCell="1" allowOverlap="1" wp14:anchorId="1539971F" wp14:editId="0BCB602B">
            <wp:simplePos x="0" y="0"/>
            <wp:positionH relativeFrom="column">
              <wp:posOffset>2891790</wp:posOffset>
            </wp:positionH>
            <wp:positionV relativeFrom="paragraph">
              <wp:posOffset>182880</wp:posOffset>
            </wp:positionV>
            <wp:extent cx="2522624" cy="3714750"/>
            <wp:effectExtent l="0" t="0" r="0" b="0"/>
            <wp:wrapSquare wrapText="bothSides"/>
            <wp:docPr id="164291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2624" cy="3714750"/>
                    </a:xfrm>
                    <a:prstGeom prst="rect">
                      <a:avLst/>
                    </a:prstGeom>
                    <a:noFill/>
                    <a:ln>
                      <a:noFill/>
                    </a:ln>
                  </pic:spPr>
                </pic:pic>
              </a:graphicData>
            </a:graphic>
          </wp:anchor>
        </w:drawing>
      </w:r>
      <w:r w:rsidR="00412457">
        <w:rPr>
          <w:lang w:val="en-US"/>
        </w:rPr>
        <w:t>S</w:t>
      </w:r>
      <w:r w:rsidR="009578AB" w:rsidRPr="009578AB">
        <w:rPr>
          <w:lang w:val="en-US"/>
        </w:rPr>
        <w:t xml:space="preserve">urvey and experiment data </w:t>
      </w:r>
      <w:r w:rsidR="00412457">
        <w:rPr>
          <w:lang w:val="en-US"/>
        </w:rPr>
        <w:t xml:space="preserve">was </w:t>
      </w:r>
      <w:r w:rsidR="009578AB" w:rsidRPr="009578AB">
        <w:rPr>
          <w:lang w:val="en-US"/>
        </w:rPr>
        <w:t xml:space="preserve">derived from the Prospective RELOC-AGE project, a longitudinal two-tiered mixed-method cohort investigation conducted in Sweden. The </w:t>
      </w:r>
      <w:del w:id="33" w:author="Magnus Zingmark" w:date="2025-11-10T14:36:00Z" w16du:dateUtc="2025-11-10T13:36:00Z">
        <w:r w:rsidR="009578AB" w:rsidRPr="009578AB" w:rsidDel="00E42F42">
          <w:rPr>
            <w:lang w:val="en-US"/>
          </w:rPr>
          <w:delText xml:space="preserve">study </w:delText>
        </w:r>
      </w:del>
      <w:ins w:id="34" w:author="Magnus Zingmark" w:date="2025-11-10T14:36:00Z" w16du:dateUtc="2025-11-10T13:36:00Z">
        <w:r w:rsidR="00E42F42">
          <w:rPr>
            <w:lang w:val="en-US"/>
          </w:rPr>
          <w:t>project</w:t>
        </w:r>
        <w:r w:rsidR="00E42F42" w:rsidRPr="009578AB">
          <w:rPr>
            <w:lang w:val="en-US"/>
          </w:rPr>
          <w:t xml:space="preserve"> </w:t>
        </w:r>
      </w:ins>
      <w:r w:rsidR="009578AB" w:rsidRPr="009578AB">
        <w:rPr>
          <w:lang w:val="en-US"/>
        </w:rPr>
        <w:t xml:space="preserve">was registered under the identifier NCT04765696 on ClinicalTrials.gov (U.S. National Library of Medicine, 2021). </w:t>
      </w:r>
      <w:moveFromRangeStart w:id="35" w:author="Magnus Zingmark" w:date="2025-11-10T14:33:00Z" w:name="move213677617"/>
      <w:moveFrom w:id="36" w:author="Magnus Zingmark" w:date="2025-11-10T14:33:00Z" w16du:dateUtc="2025-11-10T13:33:00Z">
        <w:r w:rsidR="009578AB" w:rsidRPr="009578AB" w:rsidDel="00E42F42">
          <w:rPr>
            <w:lang w:val="en-US"/>
          </w:rPr>
          <w:t xml:space="preserve">Data collection for this study was conducted in conjunction with the second follow-up survey administered in May 2024. </w:t>
        </w:r>
      </w:moveFrom>
      <w:moveFromRangeEnd w:id="35"/>
      <w:r w:rsidR="009578AB" w:rsidRPr="009578AB">
        <w:rPr>
          <w:lang w:val="en-US"/>
        </w:rPr>
        <w:t xml:space="preserve">A geographically diverse sample of individuals aged 55 and above </w:t>
      </w:r>
      <w:commentRangeStart w:id="37"/>
      <w:r w:rsidR="009578AB" w:rsidRPr="009578AB">
        <w:rPr>
          <w:lang w:val="en-US"/>
        </w:rPr>
        <w:t>was recruited across Sweden</w:t>
      </w:r>
      <w:commentRangeEnd w:id="37"/>
      <w:r w:rsidR="00E42F42">
        <w:rPr>
          <w:rStyle w:val="Kommentarsreferens"/>
        </w:rPr>
        <w:commentReference w:id="37"/>
      </w:r>
      <w:r w:rsidR="009578AB" w:rsidRPr="009578AB">
        <w:rPr>
          <w:lang w:val="en-US"/>
        </w:rPr>
        <w:t xml:space="preserve"> (see Figure 1).</w:t>
      </w:r>
    </w:p>
    <w:p w14:paraId="71B0B595" w14:textId="72558DF3" w:rsidR="009578AB" w:rsidRDefault="009578AB" w:rsidP="00F15126">
      <w:pPr>
        <w:pStyle w:val="Paragraph"/>
        <w:spacing w:line="360" w:lineRule="auto"/>
        <w:ind w:firstLine="720"/>
        <w:rPr>
          <w:lang w:val="en-US"/>
        </w:rPr>
      </w:pPr>
      <w:r w:rsidRPr="009578AB">
        <w:rPr>
          <w:lang w:val="en-US"/>
        </w:rPr>
        <w:t>The primary objective of the Prospective RELOC-AGE study was to explore the long-term dynamics associated with housing choices, relocation, and active and healthy ageing, focusing on individuals across the ageing process. Eligible participants were individuals aged 55 or older, residing in Sweden, and actively registered for relocation with one of three housing companies: two local public housing providers and a national provider of tenant-owned dwellings.</w:t>
      </w:r>
      <w:ins w:id="38" w:author="Magnus Zingmark" w:date="2025-11-10T14:33:00Z" w16du:dateUtc="2025-11-10T13:33:00Z">
        <w:r w:rsidR="00E42F42">
          <w:rPr>
            <w:lang w:val="en-US"/>
          </w:rPr>
          <w:t xml:space="preserve"> </w:t>
        </w:r>
      </w:ins>
      <w:moveToRangeStart w:id="39" w:author="Magnus Zingmark" w:date="2025-11-10T14:33:00Z" w:name="move213677617"/>
      <w:commentRangeStart w:id="40"/>
      <w:moveTo w:id="41" w:author="Magnus Zingmark" w:date="2025-11-10T14:33:00Z" w16du:dateUtc="2025-11-10T13:33:00Z">
        <w:r w:rsidR="00E42F42" w:rsidRPr="009578AB">
          <w:rPr>
            <w:lang w:val="en-US"/>
          </w:rPr>
          <w:t>Data collection for this study was conducted in conjunction with the second follow-up survey administered in May 2024.</w:t>
        </w:r>
      </w:moveTo>
      <w:moveToRangeEnd w:id="39"/>
    </w:p>
    <w:p w14:paraId="0CB25670" w14:textId="298BE3C9" w:rsidR="00EF26DF" w:rsidRDefault="00EF26DF" w:rsidP="00F15126">
      <w:pPr>
        <w:pStyle w:val="Paragraph"/>
        <w:spacing w:line="360" w:lineRule="auto"/>
        <w:ind w:firstLine="720"/>
        <w:rPr>
          <w:lang w:val="en-US"/>
        </w:rPr>
      </w:pPr>
      <w:r w:rsidRPr="009578AB">
        <w:rPr>
          <w:lang w:val="en-US"/>
        </w:rPr>
        <w:t xml:space="preserve">The choice experiment was administered </w:t>
      </w:r>
      <w:commentRangeStart w:id="42"/>
      <w:r w:rsidRPr="009578AB">
        <w:rPr>
          <w:lang w:val="en-US"/>
        </w:rPr>
        <w:t xml:space="preserve">in conjunction with the follow-up </w:t>
      </w:r>
      <w:commentRangeEnd w:id="42"/>
      <w:r w:rsidR="00B460A6">
        <w:rPr>
          <w:rStyle w:val="Kommentarsreferens"/>
        </w:rPr>
        <w:commentReference w:id="42"/>
      </w:r>
      <w:r w:rsidRPr="009578AB">
        <w:rPr>
          <w:lang w:val="en-US"/>
        </w:rPr>
        <w:t xml:space="preserve">Prospective RELOC-AGE survey in May 2024, where 1,247 respondents agreed to </w:t>
      </w:r>
      <w:commentRangeEnd w:id="40"/>
      <w:r w:rsidR="00E42F42">
        <w:rPr>
          <w:rStyle w:val="Kommentarsreferens"/>
        </w:rPr>
        <w:commentReference w:id="40"/>
      </w:r>
      <w:r w:rsidRPr="009578AB">
        <w:rPr>
          <w:lang w:val="en-US"/>
        </w:rPr>
        <w:t>participate in the survey via a web-based platform.</w:t>
      </w:r>
      <w:r>
        <w:rPr>
          <w:lang w:val="en-US"/>
        </w:rPr>
        <w:t xml:space="preserve">  After the </w:t>
      </w:r>
      <w:commentRangeStart w:id="43"/>
      <w:r>
        <w:rPr>
          <w:lang w:val="en-US"/>
        </w:rPr>
        <w:t xml:space="preserve">main survey </w:t>
      </w:r>
      <w:commentRangeEnd w:id="43"/>
      <w:r w:rsidR="00E42F42">
        <w:rPr>
          <w:rStyle w:val="Kommentarsreferens"/>
        </w:rPr>
        <w:commentReference w:id="43"/>
      </w:r>
      <w:r>
        <w:rPr>
          <w:lang w:val="en-US"/>
        </w:rPr>
        <w:t xml:space="preserve">was completed, respondents were asked to take part in the optional DCE.  </w:t>
      </w:r>
      <w:r w:rsidRPr="009578AB">
        <w:rPr>
          <w:lang w:val="en-US"/>
        </w:rPr>
        <w:t xml:space="preserve">Following the initial survey administration, two reminder emails were sent out to encourage participation in the DCE. The first in September 2024, to the entire respondent group, and another reminder in October 2024, targeting only those who had not taken the experiment portion of the survey. This resulted in an 80% increase from initial turnout. The final sample size of 957 individuals was finalized, representing a 73% response </w:t>
      </w:r>
      <w:r w:rsidRPr="009578AB">
        <w:rPr>
          <w:lang w:val="en-US"/>
        </w:rPr>
        <w:lastRenderedPageBreak/>
        <w:t>rate</w:t>
      </w:r>
      <w:r>
        <w:rPr>
          <w:lang w:val="en-US"/>
        </w:rPr>
        <w:t>.</w:t>
      </w:r>
    </w:p>
    <w:p w14:paraId="1CAD93FD" w14:textId="7E8EB390" w:rsidR="00C10D09" w:rsidRDefault="006E4F5B" w:rsidP="00F15126">
      <w:pPr>
        <w:pStyle w:val="Paragraph"/>
        <w:spacing w:line="360" w:lineRule="auto"/>
        <w:ind w:firstLine="720"/>
        <w:rPr>
          <w:lang w:val="en-US"/>
        </w:rPr>
      </w:pPr>
      <w:r w:rsidRPr="009578AB">
        <w:rPr>
          <w:lang w:val="en-US"/>
        </w:rPr>
        <w:t xml:space="preserve">Prior to administering the DCE, we conducted an internal review and </w:t>
      </w:r>
      <w:r>
        <w:rPr>
          <w:lang w:val="en-US"/>
        </w:rPr>
        <w:t>a</w:t>
      </w:r>
      <w:r w:rsidRPr="009578AB">
        <w:rPr>
          <w:lang w:val="en-US"/>
        </w:rPr>
        <w:t xml:space="preserve"> pilot stud</w:t>
      </w:r>
      <w:r w:rsidR="00EA7CB1">
        <w:rPr>
          <w:lang w:val="en-US"/>
        </w:rPr>
        <w:t xml:space="preserve">y to review the experiment </w:t>
      </w:r>
      <w:r w:rsidR="00EA7CB1" w:rsidRPr="009578AB">
        <w:rPr>
          <w:lang w:val="en-US"/>
        </w:rPr>
        <w:t>(</w:t>
      </w:r>
      <w:r w:rsidRPr="009578AB">
        <w:rPr>
          <w:lang w:val="en-US"/>
        </w:rPr>
        <w:t xml:space="preserve">n = 20; n = 56). The internal review involved researchers and staff within the University's network. The second pilot was administered to participants in Lund University's </w:t>
      </w:r>
      <w:r w:rsidRPr="003E1E85">
        <w:rPr>
          <w:i/>
          <w:iCs/>
          <w:lang w:val="en-US"/>
        </w:rPr>
        <w:t>Intressenpoolen</w:t>
      </w:r>
      <w:r w:rsidRPr="009578AB">
        <w:rPr>
          <w:lang w:val="en-US"/>
        </w:rPr>
        <w:t>, a network of individuals collaborating with academia and society in the areas of ageing and health.</w:t>
      </w:r>
      <w:r>
        <w:rPr>
          <w:lang w:val="en-US"/>
        </w:rPr>
        <w:t xml:space="preserve">  </w:t>
      </w:r>
      <w:r w:rsidRPr="009578AB">
        <w:rPr>
          <w:lang w:val="en-US"/>
        </w:rPr>
        <w:t xml:space="preserve">In both studies, respondents completed the experiment and a structured feedback form assessing the relevance of attributes, clarity of wording and levels, and overall task comprehension and burden. Feedback </w:t>
      </w:r>
      <w:r w:rsidR="00EA7CB1">
        <w:rPr>
          <w:lang w:val="en-US"/>
        </w:rPr>
        <w:t xml:space="preserve">was instrumental in refining the experiment and clarifying the descriptions and wording of the instructions. We made several </w:t>
      </w:r>
      <w:r w:rsidRPr="009578AB">
        <w:rPr>
          <w:lang w:val="en-US"/>
        </w:rPr>
        <w:t xml:space="preserve">informed revisions: clarifying attribute descriptions and levels; removing redundant instructional text; fine-tuning attribute ranges; and reducing the number of choice sets to manage respondent burden. </w:t>
      </w:r>
    </w:p>
    <w:p w14:paraId="5ACFE1F7" w14:textId="4D15DD95" w:rsidR="000F2A45" w:rsidRPr="000F2A45" w:rsidRDefault="000F2A45" w:rsidP="00F15126">
      <w:pPr>
        <w:pStyle w:val="Paragraph"/>
        <w:spacing w:line="360" w:lineRule="auto"/>
        <w:ind w:firstLine="720"/>
        <w:rPr>
          <w:lang w:val="en-US"/>
        </w:rPr>
      </w:pPr>
      <w:r>
        <w:rPr>
          <w:lang w:val="en-US"/>
        </w:rPr>
        <w:t>The final design included three parts: an introduction to the experiment while defining the attributes and levels, a short questionnaire on household income, costs, and planned future housing costs; and the experiment with nine choice sets.</w:t>
      </w:r>
    </w:p>
    <w:p w14:paraId="751B89E1" w14:textId="4DEC3E3E" w:rsidR="009578AB" w:rsidRPr="009578AB" w:rsidRDefault="00DF58DC" w:rsidP="00F15126">
      <w:pPr>
        <w:pStyle w:val="Rubrik2"/>
        <w:rPr>
          <w:lang w:val="en-US"/>
        </w:rPr>
      </w:pPr>
      <w:r>
        <w:rPr>
          <w:lang w:val="en-US"/>
        </w:rPr>
        <w:t>E</w:t>
      </w:r>
      <w:r w:rsidR="009578AB" w:rsidRPr="009578AB">
        <w:rPr>
          <w:lang w:val="en-US"/>
        </w:rPr>
        <w:t>xperiment design</w:t>
      </w:r>
    </w:p>
    <w:p w14:paraId="3C857FF0" w14:textId="592CC969" w:rsidR="009578AB" w:rsidRPr="009578AB" w:rsidRDefault="009578AB" w:rsidP="00F15126">
      <w:pPr>
        <w:pStyle w:val="Paragraph"/>
        <w:spacing w:line="360" w:lineRule="auto"/>
        <w:rPr>
          <w:lang w:val="en-US"/>
        </w:rPr>
      </w:pPr>
      <w:r w:rsidRPr="009578AB">
        <w:rPr>
          <w:lang w:val="en-US"/>
        </w:rPr>
        <w:t xml:space="preserve">Stated choice experiments encompass a range of techniques in which respondents indicate their preferences by explicitly stating their choices. In contrast to revealed choice experiments, where preferences are inferred from past </w:t>
      </w:r>
      <w:r w:rsidR="00412457" w:rsidRPr="009578AB">
        <w:rPr>
          <w:lang w:val="en-US"/>
        </w:rPr>
        <w:t>behavior</w:t>
      </w:r>
      <w:r w:rsidRPr="009578AB">
        <w:rPr>
          <w:lang w:val="en-US"/>
        </w:rPr>
        <w:t>, stated choice methods allow for the evaluation of decisions in a controlled environment. This controlled setting enables researchers to systematically manipulate attributes and isolate the impact of specific factors on decision-making</w:t>
      </w:r>
      <w:r w:rsidR="00412457">
        <w:rPr>
          <w:lang w:val="en-US"/>
        </w:rPr>
        <w:t xml:space="preserve"> </w:t>
      </w:r>
      <w:r w:rsidR="00412457">
        <w:rPr>
          <w:lang w:val="en-US"/>
        </w:rPr>
        <w:fldChar w:fldCharType="begin"/>
      </w:r>
      <w:r w:rsidR="00DF58DC">
        <w:rPr>
          <w:lang w:val="en-US"/>
        </w:rPr>
        <w:instrText xml:space="preserve"> ADDIN ZOTERO_ITEM CSL_CITATION {"citationID":"ty3jK5JP","properties":{"formattedCitation":"(Hensher et al., 2015)","plainCitation":"(Hensher et al., 2015)","noteIndex":0},"citationItems":[{"id":2947,"uris":["http://zotero.org/users/3783483/items/HJCYEES4"],"itemData":{"id":2947,"type":"book","abstract":"The second edition of this popular book brings students fully up to date with the latest methods and techniques in choice analysis. Comprehensive yet accessible, it offers a unique introduction to anyone interested in understanding how to model and forecast the range of choices made by individuals and groups. In addition to a complete rewrite of several chapters, new topics covered include ordered choice, scaled MNL, generalized mixed logit, latent class models, group decision making, heuristics and attribute processing strategies, expected utility theory, and prospect theoretic applications. Many additional case studies are used to illustrate the applications of choice analysis with extensive command syntax provided for all Nlogit applications and datasets available online. With its unique blend of theory, estimation, and application, this book has broad appeal to all those interested in choice modeling methods and will be a valuable resource for students as well as researchers, professionals, and consultants.","edition":"2","ISBN":"978-1-107-09264-8","language":"en","note":"DOI: 10.1017/CBO9781316136232","publisher":"Cambridge University Press","source":"DOI.org (Crossref)","title":"Applied Choice Analysis","URL":"https://www.cambridge.org/core/product/identifier/9781316136232/type/book","author":[{"family":"Hensher","given":"David A."},{"family":"Rose","given":"John M."},{"family":"Greene","given":"William H."}],"accessed":{"date-parts":[["2023",8,21]]},"issued":{"date-parts":[["2015",4,30]]},"citation-key":"hensherAppliedChoiceAnalysis2015"}}],"schema":"https://github.com/citation-style-language/schema/raw/master/csl-citation.json"} </w:instrText>
      </w:r>
      <w:r w:rsidR="00412457">
        <w:rPr>
          <w:lang w:val="en-US"/>
        </w:rPr>
        <w:fldChar w:fldCharType="separate"/>
      </w:r>
      <w:r w:rsidR="00DF58DC" w:rsidRPr="00DF58DC">
        <w:t>(Hensher et al., 2015)</w:t>
      </w:r>
      <w:r w:rsidR="00412457">
        <w:rPr>
          <w:lang w:val="en-US"/>
        </w:rPr>
        <w:fldChar w:fldCharType="end"/>
      </w:r>
      <w:r w:rsidRPr="009578AB">
        <w:rPr>
          <w:lang w:val="en-US"/>
        </w:rPr>
        <w:t xml:space="preserve">. </w:t>
      </w:r>
      <w:commentRangeStart w:id="44"/>
      <w:r w:rsidRPr="009578AB">
        <w:rPr>
          <w:lang w:val="en-US"/>
        </w:rPr>
        <w:t xml:space="preserve">A </w:t>
      </w:r>
      <w:r w:rsidR="009B2588">
        <w:rPr>
          <w:lang w:val="en-US"/>
        </w:rPr>
        <w:t>DCE</w:t>
      </w:r>
      <w:r w:rsidRPr="009578AB">
        <w:rPr>
          <w:lang w:val="en-US"/>
        </w:rPr>
        <w:t xml:space="preserve"> is a type of stated choice model that presents individuals with hypothetical scenarios, allowing researchers to quantify how much value respondents place on different attributes of a product, service, or housing option.</w:t>
      </w:r>
      <w:commentRangeEnd w:id="44"/>
      <w:r w:rsidR="00B460A6">
        <w:rPr>
          <w:rStyle w:val="Kommentarsreferens"/>
        </w:rPr>
        <w:commentReference w:id="44"/>
      </w:r>
    </w:p>
    <w:p w14:paraId="3FE7EC61" w14:textId="4B81FB06" w:rsidR="0020674A" w:rsidRDefault="009B2588" w:rsidP="00F15126">
      <w:pPr>
        <w:pStyle w:val="Paragraph"/>
        <w:spacing w:line="360" w:lineRule="auto"/>
        <w:ind w:firstLine="720"/>
        <w:rPr>
          <w:lang w:val="en-US"/>
        </w:rPr>
      </w:pPr>
      <w:r>
        <w:rPr>
          <w:lang w:val="en-US"/>
        </w:rPr>
        <w:t>In our experiment, r</w:t>
      </w:r>
      <w:r w:rsidR="009578AB" w:rsidRPr="009578AB">
        <w:rPr>
          <w:lang w:val="en-US"/>
        </w:rPr>
        <w:t xml:space="preserve">espondents were asked to choose the most desirable housing option from a set of alternatives containing varying levels of attributes. Each respondent was presented with nine choice scenarios, where each choice set contained </w:t>
      </w:r>
      <w:r w:rsidR="00DF58DC">
        <w:rPr>
          <w:lang w:val="en-US"/>
        </w:rPr>
        <w:t>various levels of the included</w:t>
      </w:r>
      <w:r w:rsidR="009578AB" w:rsidRPr="009578AB">
        <w:rPr>
          <w:lang w:val="en-US"/>
        </w:rPr>
        <w:t xml:space="preserve"> </w:t>
      </w:r>
      <w:r w:rsidR="00DF58DC">
        <w:rPr>
          <w:lang w:val="en-US"/>
        </w:rPr>
        <w:t xml:space="preserve">housing </w:t>
      </w:r>
      <w:r w:rsidR="009578AB" w:rsidRPr="009578AB">
        <w:rPr>
          <w:lang w:val="en-US"/>
        </w:rPr>
        <w:t>attribut</w:t>
      </w:r>
      <w:r w:rsidR="00DF58DC">
        <w:rPr>
          <w:lang w:val="en-US"/>
        </w:rPr>
        <w:t xml:space="preserve">es. </w:t>
      </w:r>
      <w:r w:rsidR="0020674A">
        <w:rPr>
          <w:lang w:val="en-US"/>
        </w:rPr>
        <w:t xml:space="preserve"> </w:t>
      </w:r>
      <w:commentRangeStart w:id="45"/>
      <w:r w:rsidR="0020674A" w:rsidRPr="009578AB">
        <w:rPr>
          <w:lang w:val="en-US"/>
        </w:rPr>
        <w:t>Figure 2</w:t>
      </w:r>
      <w:commentRangeEnd w:id="45"/>
      <w:r w:rsidR="00EB28E2">
        <w:rPr>
          <w:rStyle w:val="Kommentarsreferens"/>
        </w:rPr>
        <w:commentReference w:id="45"/>
      </w:r>
      <w:r w:rsidR="0020674A" w:rsidRPr="009578AB">
        <w:rPr>
          <w:lang w:val="en-US"/>
        </w:rPr>
        <w:t xml:space="preserve"> depicts a typical choice set presented </w:t>
      </w:r>
      <w:r w:rsidR="0020674A" w:rsidRPr="009578AB">
        <w:rPr>
          <w:lang w:val="en-US"/>
        </w:rPr>
        <w:lastRenderedPageBreak/>
        <w:t>to the respondents.</w:t>
      </w:r>
    </w:p>
    <w:p w14:paraId="34D58CAF" w14:textId="77777777" w:rsidR="0020674A" w:rsidRPr="0020674A" w:rsidRDefault="0020674A" w:rsidP="00F15126">
      <w:pPr>
        <w:pStyle w:val="Newparagraph"/>
        <w:spacing w:line="360" w:lineRule="auto"/>
        <w:rPr>
          <w:lang w:val="en-US"/>
        </w:rPr>
      </w:pPr>
    </w:p>
    <w:p w14:paraId="0249C2E8" w14:textId="77777777" w:rsidR="0020674A" w:rsidRDefault="0020674A" w:rsidP="00F15126">
      <w:pPr>
        <w:pStyle w:val="Paragraph"/>
        <w:keepNext/>
        <w:spacing w:line="360" w:lineRule="auto"/>
        <w:ind w:firstLine="720"/>
      </w:pPr>
      <w:r>
        <w:rPr>
          <w:noProof/>
          <w:lang w:val="en-US"/>
        </w:rPr>
        <w:drawing>
          <wp:inline distT="0" distB="0" distL="0" distR="0" wp14:anchorId="000DABE9" wp14:editId="57C2C761">
            <wp:extent cx="5396865" cy="1838730"/>
            <wp:effectExtent l="0" t="0" r="0" b="9525"/>
            <wp:docPr id="332338752" name="Picture 2" descr="A two buildings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38752" name="Picture 2" descr="A two buildings with text and imag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6865" cy="1838730"/>
                    </a:xfrm>
                    <a:prstGeom prst="rect">
                      <a:avLst/>
                    </a:prstGeom>
                    <a:noFill/>
                    <a:ln>
                      <a:noFill/>
                    </a:ln>
                  </pic:spPr>
                </pic:pic>
              </a:graphicData>
            </a:graphic>
          </wp:inline>
        </w:drawing>
      </w:r>
    </w:p>
    <w:p w14:paraId="72A38BFC" w14:textId="263C78A9" w:rsidR="0020674A" w:rsidRDefault="0020674A" w:rsidP="00F15126">
      <w:pPr>
        <w:pStyle w:val="Beskrivning"/>
        <w:spacing w:line="360" w:lineRule="auto"/>
        <w:jc w:val="center"/>
      </w:pPr>
      <w:r>
        <w:t xml:space="preserve">Figure </w:t>
      </w:r>
      <w:r>
        <w:fldChar w:fldCharType="begin"/>
      </w:r>
      <w:r>
        <w:instrText xml:space="preserve"> SEQ Figure \* ARABIC </w:instrText>
      </w:r>
      <w:r>
        <w:fldChar w:fldCharType="separate"/>
      </w:r>
      <w:r>
        <w:rPr>
          <w:noProof/>
        </w:rPr>
        <w:t>2</w:t>
      </w:r>
      <w:r>
        <w:rPr>
          <w:noProof/>
        </w:rPr>
        <w:fldChar w:fldCharType="end"/>
      </w:r>
    </w:p>
    <w:p w14:paraId="29C0FD0B" w14:textId="77777777" w:rsidR="00EA7CB1" w:rsidRPr="009578AB" w:rsidRDefault="00EA7CB1" w:rsidP="00F15126">
      <w:pPr>
        <w:pStyle w:val="Paragraph"/>
        <w:spacing w:line="360" w:lineRule="auto"/>
        <w:ind w:firstLine="720"/>
        <w:rPr>
          <w:lang w:val="en-US"/>
        </w:rPr>
      </w:pPr>
      <w:r w:rsidRPr="009578AB">
        <w:rPr>
          <w:lang w:val="en-US"/>
        </w:rPr>
        <w:t xml:space="preserve">The choice of attributes and associated levels in our study was guided by a combination of factors identified from the Prospective RELOC-AGE follow-up study and attributes </w:t>
      </w:r>
      <w:r>
        <w:rPr>
          <w:lang w:val="en-US"/>
        </w:rPr>
        <w:t>identified</w:t>
      </w:r>
      <w:r w:rsidRPr="009578AB">
        <w:rPr>
          <w:lang w:val="en-US"/>
        </w:rPr>
        <w:t xml:space="preserve"> in the housing literature. The selected attributes reflect key elements of housing and neighborhood quality that are particularly relevant for older adults' quality of life and residential satisfaction.</w:t>
      </w:r>
    </w:p>
    <w:p w14:paraId="6BB86550" w14:textId="77777777" w:rsidR="00EA7CB1" w:rsidRDefault="00EA7CB1" w:rsidP="00F15126">
      <w:pPr>
        <w:pStyle w:val="Paragraph"/>
        <w:spacing w:line="360" w:lineRule="auto"/>
        <w:ind w:firstLine="720"/>
        <w:rPr>
          <w:lang w:val="en-US"/>
        </w:rPr>
      </w:pPr>
      <w:r w:rsidRPr="009578AB">
        <w:rPr>
          <w:lang w:val="en-US"/>
        </w:rPr>
        <w:t xml:space="preserve">Green space proximity has been examined in numerous contexts including improved cardiometabolic and general health </w:t>
      </w:r>
      <w:r>
        <w:rPr>
          <w:lang w:val="en-US"/>
        </w:rPr>
        <w:fldChar w:fldCharType="begin"/>
      </w:r>
      <w:r>
        <w:rPr>
          <w:lang w:val="en-US"/>
        </w:rPr>
        <w:instrText xml:space="preserve"> ADDIN ZOTERO_ITEM CSL_CITATION {"citationID":"uymtaxI0","properties":{"formattedCitation":"(Maas, 2006; Paquet et al., 2013)","plainCitation":"(Maas, 2006; Paquet et al., 2013)","noteIndex":0},"citationItems":[{"id":4818,"uris":["http://zotero.org/users/3783483/items/6IHHXPAZ"],"itemData":{"id":4818,"type":"article-journal","container-title":"Journal of Epidemiology &amp; Community Health","DOI":"10.1136/jech.2005.043125","ISSN":"0143-005X","issue":"7","journalAbbreviation":"Journal of Epidemiology &amp; Community Health","language":"en","page":"587-592","source":"DOI.org (Crossref)","title":"Green space, urbanity, and health: how strong is the relation?","title-short":"Green space, urbanity, and health","volume":"60","author":[{"family":"Maas","given":"J."}],"issued":{"date-parts":[["2006",7,1]]},"citation-key":"maasGreenSpaceUrbanity2006"}},{"id":4814,"uris":["http://zotero.org/users/3783483/items/VGTK63KS"],"itemData":{"id":4814,"type":"article-journal","abstract":"This study investigated the associations between the accessibility, greenness, size, and type (active vs. passive) of public open spaces (POS) and clinical risk markers for cardiometabolic diseases and whether such associations could be explained (mediated) by physical activity and psychological well-being. Adult participants (n = 3754) provided clinical, self-reported, and residential location data. Cardiometabolic risk was deﬁned as the sum of six anthropometric and biochemical risk markers. POS accessibility was deﬁned as the number and proportion of POS within a 1000-m road distance from participants’ residences. Greenness, size and type were respectively deﬁned as the median Normalised Difference Vegetation Index, median size, and proportion of POS with a sporting land use for all accessible POS. Physical activity and psychological well-being were self-reported. Associations were tested using Poisson regression models accounting for spatial clustering of observations and participants’ age, gender, education, income and area-level socioeconomic disadvantage. The number and proportion of POS were not found to be statistically signiﬁcantly related to cardiometabolic health; however, greenness, size, and type (active) of available POS were inversely related to cardiometabolic risk. The association between POS and cardiometabolic health was partially mediated by physical activity. Psychological well-being was not implicated in the associations tested. These results suggest that the characteristics, not the number or proportion, of locally accessible POS are related to cardiometabolic health and, to some degree, physical activity. Maintaining or improving the quality of locally available POS might be a more effective urban design strategy to support cardiometabolic health than efforts to increase the accessibility of POS.","container-title":"Landscape and Urban Planning","DOI":"10.1016/j.landurbplan.2012.11.011","ISSN":"01692046","journalAbbreviation":"Landscape and Urban Planning","language":"en","license":"https://www.elsevier.com/tdm/userlicense/1.0/","page":"70-78","source":"DOI.org (Crossref)","title":"Are accessibility and characteristics of public open spaces associated with a better cardiometabolic health?","volume":"118","author":[{"family":"Paquet","given":"Catherine"},{"family":"Orschulok","given":"Thomas P."},{"family":"Coffee","given":"Neil T."},{"family":"Howard","given":"Natasha J."},{"family":"Hugo","given":"Graeme"},{"family":"Taylor","given":"Anne W."},{"family":"Adams","given":"Robert J."},{"family":"Daniel","given":"Mark"}],"issued":{"date-parts":[["2013",10]]},"citation-key":"paquetAreAccessibilityCharacteristics2013"}}],"schema":"https://github.com/citation-style-language/schema/raw/master/csl-citation.json"} </w:instrText>
      </w:r>
      <w:r>
        <w:rPr>
          <w:lang w:val="en-US"/>
        </w:rPr>
        <w:fldChar w:fldCharType="separate"/>
      </w:r>
      <w:r w:rsidRPr="00EF3A72">
        <w:t>(Maas, 2006; Paquet et al., 2013)</w:t>
      </w:r>
      <w:r>
        <w:rPr>
          <w:lang w:val="en-US"/>
        </w:rPr>
        <w:fldChar w:fldCharType="end"/>
      </w:r>
      <w:r w:rsidRPr="009578AB">
        <w:rPr>
          <w:lang w:val="en-US"/>
        </w:rPr>
        <w:t xml:space="preserve">, lower stress </w:t>
      </w:r>
      <w:r>
        <w:rPr>
          <w:lang w:val="en-US"/>
        </w:rPr>
        <w:fldChar w:fldCharType="begin"/>
      </w:r>
      <w:r>
        <w:rPr>
          <w:lang w:val="en-US"/>
        </w:rPr>
        <w:instrText xml:space="preserve"> ADDIN ZOTERO_ITEM CSL_CITATION {"citationID":"itCbT7FB","properties":{"formattedCitation":"(Nielsen &amp; Hansen, 2007)","plainCitation":"(Nielsen &amp; Hansen, 2007)","noteIndex":0},"citationItems":[{"id":4810,"uris":["http://zotero.org/users/3783483/items/6RKDB5XI"],"itemData":{"id":4810,"type":"article-journal","abstract":"The article presents the result from a Danish survey on access and use of green areas and the impact on experienced stress and obesity. The statistical results indicate that access to a garden or short distances to green areas from the dwelling are associated with less stress and a lower likelihood of obesity. The number of visits cannot explain the effects of green areas on the health indicators. It is suggested that the signiﬁcance of distance to green areas is mainly derived from its correlation with the character of the neighbourhood and its conduciveness to outdoor activities and ‘‘healthy’’ modes of travel.","container-title":"Health &amp; Place","DOI":"10.1016/j.healthplace.2007.02.001","ISSN":"13538292","issue":"4","journalAbbreviation":"Health &amp; Place","language":"en","license":"https://www.elsevier.com/tdm/userlicense/1.0/","page":"839-850","source":"DOI.org (Crossref)","title":"Do green areas affect health? Results from a Danish survey on the use of green areas and health indicators","title-short":"Do green areas affect health?","volume":"13","author":[{"family":"Nielsen","given":"Thomas Sick"},{"family":"Hansen","given":"Karsten Bruun"}],"issued":{"date-parts":[["2007",12]]},"citation-key":"nielsenGreenAreasAffect2007"}}],"schema":"https://github.com/citation-style-language/schema/raw/master/csl-citation.json"} </w:instrText>
      </w:r>
      <w:r>
        <w:rPr>
          <w:lang w:val="en-US"/>
        </w:rPr>
        <w:fldChar w:fldCharType="separate"/>
      </w:r>
      <w:r w:rsidRPr="00EF3A72">
        <w:t>(Nielsen &amp; Hansen, 2007)</w:t>
      </w:r>
      <w:r>
        <w:rPr>
          <w:lang w:val="en-US"/>
        </w:rPr>
        <w:fldChar w:fldCharType="end"/>
      </w:r>
      <w:r w:rsidRPr="009578AB">
        <w:rPr>
          <w:lang w:val="en-US"/>
        </w:rPr>
        <w:t>, and improved mental health</w:t>
      </w:r>
      <w:r>
        <w:rPr>
          <w:lang w:val="en-US"/>
        </w:rPr>
        <w:t xml:space="preserve"> </w:t>
      </w:r>
      <w:r>
        <w:rPr>
          <w:lang w:val="en-US"/>
        </w:rPr>
        <w:fldChar w:fldCharType="begin"/>
      </w:r>
      <w:r>
        <w:rPr>
          <w:lang w:val="en-US"/>
        </w:rPr>
        <w:instrText xml:space="preserve"> ADDIN ZOTERO_ITEM CSL_CITATION {"citationID":"058Ov6mp","properties":{"unsorted":true,"formattedCitation":"(Sturm &amp; Cohen, 2014; Cohen-Cline et al., 2015)","plainCitation":"(Sturm &amp; Cohen, 2014; Cohen-Cline et al., 2015)","noteIndex":0},"citationItems":[{"id":4816,"uris":["http://zotero.org/users/3783483/items/ZQF9KJEE"],"itemData":{"id":4816,"type":"article-journal","abstract":"Background—Urban parks have received attention in recent years as a possible environmental factor that could encourage physical activity, prevent obesity, and reduce the incidence of chronic conditions. Despite long hypothesized benefits of parks for mental health, few park studies incorporate mental health measures.","language":"en","source":"Zotero","title":"Proximity to Urban Parks and Mental Health","author":[{"family":"Sturm","given":"Roland"},{"family":"Cohen","given":"Deborah"}],"issued":{"date-parts":[["2014"]]},"citation-key":"sturmProximityUrbanParks2014"}},{"id":4820,"uris":["http://zotero.org/users/3783483/items/PBP39FUP"],"itemData":{"id":4820,"type":"article-journal","abstract":"Background Increasing global urbanisation has resulted in a greater proportion of the world’s population becoming exposed to risk factors unique to urban areas, and understanding these effects on public health is essential. The aim of this study was to examine the association between access to green space and mental health among adult twin pairs.\nMethods We used a multilevel random intercept model of same-sex twin pairs (4338 individuals) from the community-based University of Washington Twin Registry to analyse the association between access to green space, as measured by the Normalised Difference Vegetation Index and self-reported depression, stress, and anxiety. The main parameter of interest was the within-pair effect for identical (monozygotic, MZ) twins because it was not subject to confounding by genetic or shared childhood environment factors. Models were adjusted for income, physical activity, neighbourhood deprivation and population density.\nResults When treating twins as individuals and not as members of a twin pair, green space was signiﬁcantly inversely associated with each mental health outcome. The association with depression remained signiﬁcant in the within-pair MZ univariate and adjusted models; however, there was no within-pair MZ effect for stress or anxiety among the models adjusted for income and physical activity.\nConclusions These results suggest that greater access to green space is associated with less depression, but provide less evidence for effects on stress or anxiety. Understanding the mechanisms linking neighbourhood characteristics to mental health has important public health implications. Future studies should combine twin designs and longitudinal data to strengthen causal inference.","container-title":"Journal of Epidemiology and Community Health","DOI":"10.1136/jech-2014-204667","ISSN":"0143-005X, 1470-2738","issue":"6","journalAbbreviation":"J Epidemiol Community Health","language":"en","page":"523-529","source":"DOI.org (Crossref)","title":"Access to green space, physical activity and mental health: a twin study","title-short":"Access to green space, physical activity and mental health","volume":"69","author":[{"family":"Cohen-Cline","given":"Hannah"},{"family":"Turkheimer","given":"Eric"},{"family":"Duncan","given":"Glen E"}],"issued":{"date-parts":[["2015",6]]},"citation-key":"cohen-clineAccessGreenSpace2015"}}],"schema":"https://github.com/citation-style-language/schema/raw/master/csl-citation.json"} </w:instrText>
      </w:r>
      <w:r>
        <w:rPr>
          <w:lang w:val="en-US"/>
        </w:rPr>
        <w:fldChar w:fldCharType="separate"/>
      </w:r>
      <w:r w:rsidRPr="00EF3A72">
        <w:t>(Sturm &amp; Cohen, 2014; Cohen-Cline et al., 2015)</w:t>
      </w:r>
      <w:r>
        <w:rPr>
          <w:lang w:val="en-US"/>
        </w:rPr>
        <w:fldChar w:fldCharType="end"/>
      </w:r>
      <w:r w:rsidRPr="009578AB">
        <w:rPr>
          <w:lang w:val="en-US"/>
        </w:rPr>
        <w:t xml:space="preserve">. The attribute greenspace is defined as the distance </w:t>
      </w:r>
      <w:commentRangeStart w:id="46"/>
      <w:r w:rsidRPr="009578AB">
        <w:rPr>
          <w:lang w:val="en-US"/>
        </w:rPr>
        <w:t xml:space="preserve">in kilometers </w:t>
      </w:r>
      <w:commentRangeEnd w:id="46"/>
      <w:r w:rsidR="00EB28E2">
        <w:rPr>
          <w:rStyle w:val="Kommentarsreferens"/>
        </w:rPr>
        <w:commentReference w:id="46"/>
      </w:r>
      <w:r w:rsidRPr="009578AB">
        <w:rPr>
          <w:lang w:val="en-US"/>
        </w:rPr>
        <w:t xml:space="preserve">to green areas </w:t>
      </w:r>
      <w:commentRangeStart w:id="47"/>
      <w:r w:rsidRPr="009578AB">
        <w:rPr>
          <w:lang w:val="en-US"/>
        </w:rPr>
        <w:t>including parks, forests, hiking areas, and open spaces</w:t>
      </w:r>
      <w:commentRangeEnd w:id="47"/>
      <w:r w:rsidR="00EB28E2">
        <w:rPr>
          <w:rStyle w:val="Kommentarsreferens"/>
        </w:rPr>
        <w:commentReference w:id="47"/>
      </w:r>
      <w:r w:rsidRPr="009578AB">
        <w:rPr>
          <w:lang w:val="en-US"/>
        </w:rPr>
        <w:t>.</w:t>
      </w:r>
      <w:r>
        <w:rPr>
          <w:lang w:val="en-US"/>
        </w:rPr>
        <w:t xml:space="preserve">  </w:t>
      </w:r>
      <w:r w:rsidRPr="009578AB">
        <w:rPr>
          <w:lang w:val="en-US"/>
        </w:rPr>
        <w:t xml:space="preserve">Proximity to shops and services represents not only distance to frequent amenities which may become more burdensome to traverse with age but also constitutes an integral social experience to participate in the social life of communities (Lucas et al. 2016). The attribute shops represent the distance to shopping amenities </w:t>
      </w:r>
      <w:commentRangeStart w:id="48"/>
      <w:r w:rsidRPr="009578AB">
        <w:rPr>
          <w:lang w:val="en-US"/>
        </w:rPr>
        <w:t>such as grocery stores, malls, boutiques, and shopping centers</w:t>
      </w:r>
      <w:commentRangeEnd w:id="48"/>
      <w:r w:rsidR="00EB28E2">
        <w:rPr>
          <w:rStyle w:val="Kommentarsreferens"/>
        </w:rPr>
        <w:commentReference w:id="48"/>
      </w:r>
      <w:r w:rsidRPr="009578AB">
        <w:rPr>
          <w:lang w:val="en-US"/>
        </w:rPr>
        <w:t>.</w:t>
      </w:r>
      <w:r>
        <w:rPr>
          <w:lang w:val="en-US"/>
        </w:rPr>
        <w:t xml:space="preserve">  </w:t>
      </w:r>
      <w:r w:rsidRPr="009578AB">
        <w:rPr>
          <w:lang w:val="en-US"/>
        </w:rPr>
        <w:t>Access to public transportation has been shown to affect accessibility levels of populations, with significant differences identified in senior cohorts</w:t>
      </w:r>
      <w:r>
        <w:rPr>
          <w:lang w:val="en-US"/>
        </w:rPr>
        <w:t xml:space="preserve"> </w:t>
      </w:r>
      <w:r>
        <w:rPr>
          <w:lang w:val="en-US"/>
        </w:rPr>
        <w:fldChar w:fldCharType="begin"/>
      </w:r>
      <w:r>
        <w:rPr>
          <w:lang w:val="en-US"/>
        </w:rPr>
        <w:instrText xml:space="preserve"> ADDIN ZOTERO_ITEM CSL_CITATION {"citationID":"8IBkgYMS","properties":{"formattedCitation":"(Alsnih &amp; Hensher, 2003; Hildebrand, 2003; Ricciardi et al., 2015)","plainCitation":"(Alsnih &amp; Hensher, 2003; Hildebrand, 2003; Ricciardi et al., 2015)","noteIndex":0},"citationItems":[{"id":4826,"uris":["http://zotero.org/users/3783483/items/H4948NWG"],"itemData":{"id":4826,"type":"article-journal","abstract":"Populations of post-industrial nations are aging. With a growing number of people living well into their 80s and maintaining active lives, the transportation system will have to start focussing more closely on understanding their mobility and accessibility needs, so as to ensure that speciﬁc requirements of this large segment are not being ignored through the promotion of traditional ÔsolutionsÕ and historical assumptions. This paper takes a close look at the evidence on the mobility needs and travel patterns of individuals over 64, distinguishing between the ‘‘young’’ elderly (aged 65–75 years) and the ‘‘old’’ elderly (over 75 years). This distinction is particularly useful in recognising the threshold of health change that impacts in a non-marginal way on mobility needs. This distinction also focuses transport planning and policy on a commitment to understanding the diﬀerent needs of these sub-groups of the population, identifying services and facilities that better cater for these groups. We review the evidence, in particular, on the mobility characteristics of the over 75 years age group, including how they secure support through migration and settlement patterns. We use the empirical evidence from a number of western nations to identify the role of conventional and specialised public transport as an alternative to the automobile in meeting mobility and accessibility needs.","container-title":"Transportation Research Part A: Policy and Practice","DOI":"10.1016/S0965-8564(03)00073-9","ISSN":"09658564","issue":"10","journalAbbreviation":"Transportation Research Part A: Policy and Practice","language":"en","license":"https://www.elsevier.com/tdm/userlicense/1.0/","page":"903-916","source":"DOI.org (Crossref)","title":"The mobility and accessibility expectations of seniors in an aging population","volume":"37","author":[{"family":"Alsnih","given":"Rahaf"},{"family":"Hensher","given":"David A"}],"issued":{"date-parts":[["2003",12]]},"citation-key":"alsnihMobilityAccessibilityExpectations2003"}},{"id":4830,"uris":["http://zotero.org/users/3783483/items/7MM4C4M9"],"itemData":{"id":4830,"type":"article-journal","abstract":"The current lack of a detailed description of elderly travel characteristics and behaviours, particularly one that examines the issue at a level involving activity engagement, was a deficiency addressed by this research. Using data from the 1994/95 Portland, Oregon, Household Activity and Stated Preference Survey a simplified activity-based travel model for the elderly was developed and validated. The modelling framework makes use of lifestyle groups which are delineated through advance analyses. The final cluster solution chosen to provide a categorical basis for the modelling framework identified six distinct lifestyle groups based on sociodemographic variables. The clusters were subjectively labelled Workers, Mobile Widows, Granny Flats, Mobility Impaired, Affluent Males, and Disabled Drivers. The clusters were found to have statistically significant differences in travel behaviour and activity engagement patterns. These findings are useful to policy-makers who attempt to balance the mobility needs of the elderly with the prospect for stricter driving license policies in response to traffic safety concerns. The model framework successfully replicated all facets of the base data set used for its development. Using a sequential process, the micro-simulation model employs a bottom-up approach by stochastically developing daily activity itineraries for individuals which are subsequently assembled into trip tours. Elements of travel behaviour synthesized for individuals being modelled included total daily activities (with and without travel), activities engaged in by class (with and without travel), total daily trip tours, and mode splits. The research has shown that a categorical approach using lifestyle groups with unique activity and travel characteristics can be successfully combined within an activity-based framework. Although this approach was applied specifically to the elderly, it can be extended to other heterogeneous groups including the population as a whole. Furthermore, the study has provided a more comprehensive understanding of the varied lifestyles, activity patterns, and subsequent travel behaviour and needs of the elderly.","language":"en","source":"Zotero","title":"Dimensions in elderly travel behaviour: A simplified activity-based model using lifestyle clusters","author":[{"family":"Hildebrand","given":"Eric D"}],"issued":{"date-parts":[["2003"]]},"citation-key":"hildebrandDimensionsElderlyTravel2003"}},{"id":4824,"uris":["http://zotero.org/users/3783483/items/QSN92VIG"],"itemData":{"id":4824,"type":"article-journal","abstract":"This paper explores the equity distribution of public transport for three separate disadvantaged cohorts including elderly residents, low-income households and no-car households for Perth, Western Australia. It also undertakes a city-wide equity analysis of Perth and compares this with a published analysis for Melbourne. Overall the public transport distribution of the three socially disadvantaged groups was identiﬁed to be less equitable when compared to the population as a whole. The elderly had the most inequitable distribution of population relative to other cohorts. Perth’s population exhibits a 0.52 Gini coefﬁcient suggesting a relatively unequal spatial distribution of services to the population. However, this is much better than Melbourne (at 0.68). Results imply that 70% of Perth’s population have only 33% of services supplied, whilst in Melbourne this ﬁgure was 19%. Policy implications and areas for future research in this ﬁeld were identiﬁed.","container-title":"Journal of Transport Geography","DOI":"10.1016/j.jtrangeo.2015.01.011","ISSN":"09666923","journalAbbreviation":"Journal of Transport Geography","language":"en","page":"111-122","source":"DOI.org (Crossref)","title":"Exploring public transport equity between separate disadvantaged cohorts: a case study in Perth, Australia","title-short":"Exploring public transport equity between separate disadvantaged cohorts","volume":"43","author":[{"family":"Ricciardi","given":"Anthony Michael"},{"family":"Xia","given":"Jianhong(Cecilia)"},{"family":"Currie","given":"Graham"}],"issued":{"date-parts":[["2015",2]]},"citation-key":"ricciardiExploringPublicTransport2015"}}],"schema":"https://github.com/citation-style-language/schema/raw/master/csl-citation.json"} </w:instrText>
      </w:r>
      <w:r>
        <w:rPr>
          <w:lang w:val="en-US"/>
        </w:rPr>
        <w:fldChar w:fldCharType="separate"/>
      </w:r>
      <w:r w:rsidRPr="00EF3A72">
        <w:t>(Alsnih &amp; Hensher, 2003; Hildebrand, 2003; Ricciardi et al., 2015)</w:t>
      </w:r>
      <w:r>
        <w:rPr>
          <w:lang w:val="en-US"/>
        </w:rPr>
        <w:fldChar w:fldCharType="end"/>
      </w:r>
      <w:r w:rsidRPr="009578AB">
        <w:rPr>
          <w:lang w:val="en-US"/>
        </w:rPr>
        <w:t xml:space="preserve">. The attribute transport is the distance to transportation, such as a </w:t>
      </w:r>
      <w:commentRangeStart w:id="49"/>
      <w:r w:rsidRPr="009578AB">
        <w:rPr>
          <w:lang w:val="en-US"/>
        </w:rPr>
        <w:t>bus stop, metro station, or train station</w:t>
      </w:r>
      <w:commentRangeEnd w:id="49"/>
      <w:r w:rsidR="00EB28E2">
        <w:rPr>
          <w:rStyle w:val="Kommentarsreferens"/>
        </w:rPr>
        <w:commentReference w:id="49"/>
      </w:r>
      <w:r w:rsidRPr="009578AB">
        <w:rPr>
          <w:lang w:val="en-US"/>
        </w:rPr>
        <w:t>.</w:t>
      </w:r>
      <w:r>
        <w:rPr>
          <w:lang w:val="en-US"/>
        </w:rPr>
        <w:t xml:space="preserve">  </w:t>
      </w:r>
      <w:r w:rsidRPr="009578AB">
        <w:rPr>
          <w:lang w:val="en-US"/>
        </w:rPr>
        <w:t xml:space="preserve">Parking availability may also affect acceptability, particularly for our sample where over 90% of respondents indicated access to an automobile. </w:t>
      </w:r>
    </w:p>
    <w:p w14:paraId="1C13917F" w14:textId="77777777" w:rsidR="00EA7CB1" w:rsidRPr="009578AB" w:rsidRDefault="00EA7CB1" w:rsidP="00F15126">
      <w:pPr>
        <w:pStyle w:val="Paragraph"/>
        <w:spacing w:line="360" w:lineRule="auto"/>
        <w:ind w:firstLine="720"/>
        <w:rPr>
          <w:lang w:val="en-US"/>
        </w:rPr>
      </w:pPr>
      <w:r w:rsidRPr="009578AB">
        <w:rPr>
          <w:lang w:val="en-US"/>
        </w:rPr>
        <w:t xml:space="preserve">Table 1 shows the attributes and their corresponding levels used in the </w:t>
      </w:r>
      <w:r w:rsidRPr="009578AB">
        <w:rPr>
          <w:lang w:val="en-US"/>
        </w:rPr>
        <w:lastRenderedPageBreak/>
        <w:t>experiment.</w:t>
      </w:r>
    </w:p>
    <w:p w14:paraId="65A5EEA4" w14:textId="77777777" w:rsidR="00EA7CB1" w:rsidRDefault="00EA7CB1" w:rsidP="00F15126">
      <w:pPr>
        <w:spacing w:line="360" w:lineRule="auto"/>
        <w:rPr>
          <w:lang w:val="en-US"/>
        </w:rPr>
      </w:pPr>
    </w:p>
    <w:p w14:paraId="49F0547B" w14:textId="4FDDF9D8" w:rsidR="00EA7CB1" w:rsidRPr="00EA7CB1" w:rsidRDefault="00EA7CB1" w:rsidP="00F15126">
      <w:pPr>
        <w:spacing w:line="360" w:lineRule="auto"/>
        <w:rPr>
          <w:lang w:val="en-US"/>
        </w:rPr>
      </w:pPr>
      <w:r w:rsidRPr="00E4272E">
        <w:rPr>
          <w:noProof/>
          <w:lang w:val="en-US"/>
        </w:rPr>
        <w:drawing>
          <wp:inline distT="0" distB="0" distL="0" distR="0" wp14:anchorId="11C6B807" wp14:editId="0F8E8EE1">
            <wp:extent cx="5322498" cy="2739833"/>
            <wp:effectExtent l="0" t="0" r="0" b="3810"/>
            <wp:docPr id="57223490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34900" name="Picture 1" descr="A screenshot of a table&#10;&#10;AI-generated content may be incorrect."/>
                    <pic:cNvPicPr/>
                  </pic:nvPicPr>
                  <pic:blipFill rotWithShape="1">
                    <a:blip r:embed="rId15"/>
                    <a:srcRect t="9412" r="1378"/>
                    <a:stretch>
                      <a:fillRect/>
                    </a:stretch>
                  </pic:blipFill>
                  <pic:spPr bwMode="auto">
                    <a:xfrm>
                      <a:off x="0" y="0"/>
                      <a:ext cx="5322498" cy="2739833"/>
                    </a:xfrm>
                    <a:prstGeom prst="rect">
                      <a:avLst/>
                    </a:prstGeom>
                    <a:ln>
                      <a:noFill/>
                    </a:ln>
                    <a:extLst>
                      <a:ext uri="{53640926-AAD7-44D8-BBD7-CCE9431645EC}">
                        <a14:shadowObscured xmlns:a14="http://schemas.microsoft.com/office/drawing/2010/main"/>
                      </a:ext>
                    </a:extLst>
                  </pic:spPr>
                </pic:pic>
              </a:graphicData>
            </a:graphic>
          </wp:inline>
        </w:drawing>
      </w:r>
    </w:p>
    <w:p w14:paraId="74B19055" w14:textId="67A3520D" w:rsidR="00EF26DF" w:rsidRPr="009578AB" w:rsidRDefault="00EF26DF" w:rsidP="00F15126">
      <w:pPr>
        <w:pStyle w:val="Paragraph"/>
        <w:spacing w:line="360" w:lineRule="auto"/>
        <w:ind w:firstLine="720"/>
        <w:rPr>
          <w:lang w:val="en-US"/>
        </w:rPr>
      </w:pPr>
      <w:commentRangeStart w:id="50"/>
      <w:r w:rsidRPr="009578AB">
        <w:rPr>
          <w:lang w:val="en-US"/>
        </w:rPr>
        <w:t xml:space="preserve">Before commencing the experiment, respondents were given a definition of each attribute, as well as an example to clarify any ambiguity in interpretation. </w:t>
      </w:r>
      <w:commentRangeEnd w:id="50"/>
      <w:r w:rsidR="00EB28E2">
        <w:rPr>
          <w:rStyle w:val="Kommentarsreferens"/>
        </w:rPr>
        <w:commentReference w:id="50"/>
      </w:r>
      <w:r w:rsidRPr="009578AB">
        <w:rPr>
          <w:lang w:val="en-US"/>
        </w:rPr>
        <w:t>Respondents were also instructed to base each choice on the assumption that the alternative housing options were identical in every way aside from the attribute</w:t>
      </w:r>
      <w:r>
        <w:rPr>
          <w:lang w:val="en-US"/>
        </w:rPr>
        <w:t>s presented</w:t>
      </w:r>
      <w:r w:rsidRPr="009578AB">
        <w:rPr>
          <w:lang w:val="en-US"/>
        </w:rPr>
        <w:t xml:space="preserve">. The number of choice sets </w:t>
      </w:r>
      <w:ins w:id="51" w:author="Magnus Zingmark" w:date="2025-11-10T13:54:00Z" w16du:dateUtc="2025-11-10T12:54:00Z">
        <w:r w:rsidR="00EB28E2">
          <w:rPr>
            <w:lang w:val="en-US"/>
          </w:rPr>
          <w:t xml:space="preserve">for each person (?) </w:t>
        </w:r>
      </w:ins>
      <w:r w:rsidRPr="009578AB">
        <w:rPr>
          <w:lang w:val="en-US"/>
        </w:rPr>
        <w:t>was limited to 9 in order to minimize the cognitive burden of the DCE while maximizing the statistical power of our tests</w:t>
      </w:r>
      <w:r>
        <w:rPr>
          <w:lang w:val="en-US"/>
        </w:rPr>
        <w:t xml:space="preserve"> </w:t>
      </w:r>
      <w:r>
        <w:rPr>
          <w:lang w:val="en-US"/>
        </w:rPr>
        <w:fldChar w:fldCharType="begin"/>
      </w:r>
      <w:r>
        <w:rPr>
          <w:lang w:val="en-US"/>
        </w:rPr>
        <w:instrText xml:space="preserve"> ADDIN ZOTERO_ITEM CSL_CITATION {"citationID":"gaPyB8BG","properties":{"unsorted":true,"formattedCitation":"(DeShazo &amp; Fermo, 2002; Mangham et al., 2009; Himmler et al., 2021)","plainCitation":"(DeShazo &amp; Fermo, 2002; Mangham et al., 2009; Himmler et al., 2021)","noteIndex":0},"citationItems":[{"id":2959,"uris":["http://zotero.org/users/3783483/items/C4DPZY38"],"itemData":{"id":2959,"type":"article-journal","container-title":"Journal of Environmental Economics and Management","DOI":"10.1006/jeem.2001.1199","ISSN":"00950696","issue":"1","journalAbbreviation":"Journal of Environmental Economics and Management","language":"en","page":"123-143","source":"DOI.org (Crossref)","title":"Designing Choice Sets for Stated Preference Methods: The Effects of Complexity on Choice Consistency","title-short":"Designing Choice Sets for Stated Preference Methods","volume":"44","author":[{"family":"DeShazo","given":"J.R."},{"family":"Fermo","given":"German"}],"issued":{"date-parts":[["2002",7]]},"citation-key":"deshazoDesigningChoiceSets2002"}},{"id":2284,"uris":["http://zotero.org/users/3783483/items/N438UMRB"],"itemData":{"id":2284,"type":"article-journal","abstract":"Abstract\n            Understanding the preferences of patients and health professionals is useful for health policy and planning. Discrete choice experiments (DCEs) are a quantitative technique for eliciting preferences that can be used in the absence of revealed preference data. The method involves asking individuals to state their preference over hypothetical alternative scenarios, goods or services. Each alternative is described by several attributes and the responses are used to determine whether preferences are significantly influenced by the attributes and also their relative importance. DCEs are widely used in high-income contexts and are increasingly being applied in low- and middle-income countries to consider a range of policy concerns. This paper aims to provide an introduction to DCEs for policy-makers and researchers with little knowledge of the technique. We outline the stages involved in undertaking a DCE, with an emphasis on the design considerations applicable in a low-income setting.","container-title":"Health Policy and Planning","DOI":"10.1093/heapol/czn047","ISSN":"1460-2237, 0268-1080","issue":"2","language":"en","page":"151-158","source":"DOI.org (Crossref)","title":"How to do (or not to do) … Designing a discrete choice experiment for application in a low-income country","volume":"24","author":[{"family":"Mangham","given":"Lindsay J"},{"family":"Hanson","given":"Kara"},{"family":"McPake","given":"Barbara"}],"issued":{"date-parts":[["2009",3,1]]},"citation-key":"manghamHowNotDesigning2009"}},{"id":2266,"uris":["http://zotero.org/users/3783483/items/AC6B2B29"],"itemData":{"id":2266,"type":"article-journal","abstract":"To appropriately weight dimensions of quality of life instruments for health economic evaluations, population and patient preferences need to be elicited. Two commonly used elicitation methods for this purpose are discrete choice experiments (DCE) and case 2 best-worst scaling (BWS). These methods differ in terms of their cognitive burden, which is especially relevant when eliciting preferences among older people. Using a randomised experiment with respondents from an online panel, this paper examines the cognitive burden associated with colour-coded and level overlapped DCE, colour-coded BWS, and ‘standard’ BWS choice tasks in a complex health state valuation setting. Our sample included 469 individuals aged 65 and above. Based on both revealed and stated cognitive burden, we found that the DCE tasks were less cognitively burdensome than case 2 BWS. Colour coding case 2 BWS cannot be recommended as its effect on cognitive burden was less clear and the colour coding lead to undesired choice heuristics. Our results have implications for future health state valuations of complex quality of life instruments and at least serve as an example of assessing cognitive burden associated with different types of choice experiments.","container-title":"Journal of Choice Modelling","DOI":"10.1016/j.jocm.2020.100265","ISSN":"1755-5345","journalAbbreviation":"Journal of Choice Modelling","language":"en","page":"100265","source":"ScienceDirect","title":"What works better for preference elicitation among older people? Cognitive burden of discrete choice experiment and case 2 best-worst scaling in an online setting","title-short":"What works better for preference elicitation among older people?","volume":"38","author":[{"family":"Himmler","given":"Sebastian"},{"family":"Soekhai","given":"Vikas"},{"family":"Exel","given":"Job","non-dropping-particle":"van"},{"family":"Brouwer","given":"Werner"}],"issued":{"date-parts":[["2021",3,1]]},"citation-key":"himmlerWhatWorksBetter2021"}}],"schema":"https://github.com/citation-style-language/schema/raw/master/csl-citation.json"} </w:instrText>
      </w:r>
      <w:r>
        <w:rPr>
          <w:lang w:val="en-US"/>
        </w:rPr>
        <w:fldChar w:fldCharType="separate"/>
      </w:r>
      <w:r w:rsidRPr="00EF3A72">
        <w:t>(DeShazo &amp; Fermo, 2002; Mangham et al., 2009; Himmler et al., 2021)</w:t>
      </w:r>
      <w:r>
        <w:rPr>
          <w:lang w:val="en-US"/>
        </w:rPr>
        <w:fldChar w:fldCharType="end"/>
      </w:r>
      <w:r>
        <w:rPr>
          <w:lang w:val="en-US"/>
        </w:rPr>
        <w:t>.</w:t>
      </w:r>
      <w:r w:rsidRPr="009578AB">
        <w:rPr>
          <w:lang w:val="en-US"/>
        </w:rPr>
        <w:t xml:space="preserve"> </w:t>
      </w:r>
    </w:p>
    <w:p w14:paraId="33A95989" w14:textId="3F569E1C" w:rsidR="00EA0C07" w:rsidRDefault="0020674A" w:rsidP="00F15126">
      <w:pPr>
        <w:pStyle w:val="Paragraph"/>
        <w:spacing w:line="360" w:lineRule="auto"/>
        <w:ind w:firstLine="720"/>
        <w:rPr>
          <w:lang w:val="en-US"/>
        </w:rPr>
      </w:pPr>
      <w:r>
        <w:rPr>
          <w:lang w:val="en-US"/>
        </w:rPr>
        <w:t xml:space="preserve">The DCE data generating process is dictated by the experimental design used to construct the choice sets.  </w:t>
      </w:r>
      <w:r w:rsidR="009B2588">
        <w:rPr>
          <w:lang w:val="en-US"/>
        </w:rPr>
        <w:t xml:space="preserve">Including every combination of attribute levels in the construction of the choice sets, </w:t>
      </w:r>
      <w:commentRangeStart w:id="52"/>
      <w:r w:rsidR="009B2588">
        <w:rPr>
          <w:lang w:val="en-US"/>
        </w:rPr>
        <w:t xml:space="preserve">a full factorial </w:t>
      </w:r>
      <w:r w:rsidR="00741BA3">
        <w:rPr>
          <w:lang w:val="en-US"/>
        </w:rPr>
        <w:t>design</w:t>
      </w:r>
      <w:r w:rsidR="009B2588">
        <w:rPr>
          <w:lang w:val="en-US"/>
        </w:rPr>
        <w:t xml:space="preserve"> </w:t>
      </w:r>
      <w:commentRangeEnd w:id="52"/>
      <w:r w:rsidR="00EB28E2">
        <w:rPr>
          <w:rStyle w:val="Kommentarsreferens"/>
        </w:rPr>
        <w:commentReference w:id="52"/>
      </w:r>
      <w:r w:rsidR="009B2588">
        <w:rPr>
          <w:lang w:val="en-US"/>
        </w:rPr>
        <w:t xml:space="preserve">is often too large to be used in practice. </w:t>
      </w:r>
      <w:r w:rsidR="009578AB" w:rsidRPr="009578AB">
        <w:rPr>
          <w:lang w:val="en-US"/>
        </w:rPr>
        <w:t xml:space="preserve">To reduce the dimensionality of a full factorial design, a </w:t>
      </w:r>
      <w:commentRangeStart w:id="53"/>
      <w:r w:rsidR="009578AB" w:rsidRPr="009578AB">
        <w:rPr>
          <w:lang w:val="en-US"/>
        </w:rPr>
        <w:t xml:space="preserve">D-optimal </w:t>
      </w:r>
      <w:commentRangeEnd w:id="53"/>
      <w:r w:rsidR="00EB28E2">
        <w:rPr>
          <w:rStyle w:val="Kommentarsreferens"/>
        </w:rPr>
        <w:commentReference w:id="53"/>
      </w:r>
      <w:r w:rsidR="009578AB" w:rsidRPr="009578AB">
        <w:rPr>
          <w:lang w:val="en-US"/>
        </w:rPr>
        <w:t>subset was generated that reduces dimensionality while maintaining statistical power</w:t>
      </w:r>
      <w:r>
        <w:rPr>
          <w:lang w:val="en-US"/>
        </w:rPr>
        <w:t xml:space="preserve"> and balanced attribute representation</w:t>
      </w:r>
      <w:r w:rsidR="009B2588">
        <w:rPr>
          <w:lang w:val="en-US"/>
        </w:rPr>
        <w:t xml:space="preserve"> </w:t>
      </w:r>
      <w:r w:rsidR="009B2588">
        <w:rPr>
          <w:lang w:val="en-US"/>
        </w:rPr>
        <w:fldChar w:fldCharType="begin"/>
      </w:r>
      <w:r w:rsidR="009B2588">
        <w:rPr>
          <w:lang w:val="en-US"/>
        </w:rPr>
        <w:instrText xml:space="preserve"> ADDIN ZOTERO_ITEM CSL_CITATION {"citationID":"FbDuyD4z","properties":{"formattedCitation":"(Lancsar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9B2588">
        <w:rPr>
          <w:lang w:val="en-US"/>
        </w:rPr>
        <w:fldChar w:fldCharType="separate"/>
      </w:r>
      <w:r w:rsidR="009B2588" w:rsidRPr="009B2588">
        <w:t>(Lancsar &amp; Louviere, 2008)</w:t>
      </w:r>
      <w:r w:rsidR="009B2588">
        <w:rPr>
          <w:lang w:val="en-US"/>
        </w:rPr>
        <w:fldChar w:fldCharType="end"/>
      </w:r>
      <w:r w:rsidR="009578AB" w:rsidRPr="009578AB">
        <w:rPr>
          <w:lang w:val="en-US"/>
        </w:rPr>
        <w:t>.</w:t>
      </w:r>
    </w:p>
    <w:p w14:paraId="334D75D9" w14:textId="540C32B9" w:rsidR="00E4272E" w:rsidRDefault="00E4272E" w:rsidP="00F15126">
      <w:pPr>
        <w:pStyle w:val="Paragraph"/>
        <w:spacing w:line="360" w:lineRule="auto"/>
        <w:ind w:firstLine="720"/>
        <w:rPr>
          <w:lang w:val="en-US"/>
        </w:rPr>
      </w:pPr>
    </w:p>
    <w:p w14:paraId="15759BF7" w14:textId="2CF3F9B3" w:rsidR="00A06334" w:rsidRDefault="00412457" w:rsidP="00F15126">
      <w:pPr>
        <w:pStyle w:val="Rubrik1"/>
        <w:rPr>
          <w:lang w:val="en-US"/>
        </w:rPr>
      </w:pPr>
      <w:r>
        <w:rPr>
          <w:lang w:val="en-US"/>
        </w:rPr>
        <w:t>Empirical</w:t>
      </w:r>
      <w:r w:rsidR="00A06334">
        <w:rPr>
          <w:lang w:val="en-US"/>
        </w:rPr>
        <w:t xml:space="preserve"> model</w:t>
      </w:r>
      <w:r>
        <w:rPr>
          <w:lang w:val="en-US"/>
        </w:rPr>
        <w:t>s</w:t>
      </w:r>
    </w:p>
    <w:p w14:paraId="17D8D8F7" w14:textId="49913513" w:rsidR="00F67B41" w:rsidRDefault="00F67B41" w:rsidP="00F15126">
      <w:pPr>
        <w:pStyle w:val="Paragraph"/>
        <w:spacing w:line="360" w:lineRule="auto"/>
        <w:ind w:firstLine="720"/>
        <w:rPr>
          <w:lang w:val="en-US"/>
        </w:rPr>
      </w:pPr>
      <w:r w:rsidRPr="00F67B41">
        <w:rPr>
          <w:lang w:val="en-US"/>
        </w:rPr>
        <w:t xml:space="preserve">Utilizing the discrete choice data, respondent’s choices may be modelled within a random utility theory framework, </w:t>
      </w:r>
      <w:commentRangeStart w:id="54"/>
      <w:r w:rsidRPr="00F67B41">
        <w:rPr>
          <w:lang w:val="en-US"/>
        </w:rPr>
        <w:t>which assumes individuals choose options which maximize their utility based upon available options</w:t>
      </w:r>
      <w:r>
        <w:rPr>
          <w:lang w:val="en-US"/>
        </w:rPr>
        <w:t xml:space="preserve"> </w:t>
      </w:r>
      <w:commentRangeEnd w:id="54"/>
      <w:r w:rsidR="00EB28E2">
        <w:rPr>
          <w:rStyle w:val="Kommentarsreferens"/>
        </w:rPr>
        <w:commentReference w:id="54"/>
      </w:r>
      <w:r>
        <w:rPr>
          <w:lang w:val="en-US"/>
        </w:rPr>
        <w:fldChar w:fldCharType="begin"/>
      </w:r>
      <w:r>
        <w:rPr>
          <w:lang w:val="en-US"/>
        </w:rPr>
        <w:instrText xml:space="preserve"> ADDIN ZOTERO_ITEM CSL_CITATION {"citationID":"vEoNP2OE","properties":{"formattedCitation":"(Lancsar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Pr>
          <w:lang w:val="en-US"/>
        </w:rPr>
        <w:fldChar w:fldCharType="separate"/>
      </w:r>
      <w:r w:rsidR="00EF3A72" w:rsidRPr="00EF3A72">
        <w:t>(</w:t>
      </w:r>
      <w:proofErr w:type="spellStart"/>
      <w:r w:rsidR="00EF3A72" w:rsidRPr="00EF3A72">
        <w:t>Lancsar</w:t>
      </w:r>
      <w:proofErr w:type="spellEnd"/>
      <w:r w:rsidR="00EF3A72" w:rsidRPr="00EF3A72">
        <w:t xml:space="preserve"> &amp; Louviere, 2008)</w:t>
      </w:r>
      <w:r>
        <w:rPr>
          <w:lang w:val="en-US"/>
        </w:rPr>
        <w:fldChar w:fldCharType="end"/>
      </w:r>
      <w:r>
        <w:rPr>
          <w:lang w:val="en-US"/>
        </w:rPr>
        <w:t xml:space="preserve">. </w:t>
      </w:r>
      <w:r w:rsidRPr="00F67B41">
        <w:rPr>
          <w:lang w:val="en-US"/>
        </w:rPr>
        <w:t xml:space="preserve">An </w:t>
      </w:r>
      <w:r w:rsidRPr="00F67B41">
        <w:rPr>
          <w:lang w:val="en-US"/>
        </w:rPr>
        <w:lastRenderedPageBreak/>
        <w:t>underlying utility model can then be estimated where the utility that individual i derives from alternative j in a choice set t is given by:</w:t>
      </w:r>
    </w:p>
    <w:p w14:paraId="229F034F" w14:textId="77777777" w:rsidR="00F67B41" w:rsidRDefault="00F67B41" w:rsidP="00F15126">
      <w:pPr>
        <w:pStyle w:val="Newparagraph"/>
        <w:spacing w:line="360" w:lineRule="auto"/>
        <w:rPr>
          <w:lang w:val="en-US"/>
        </w:rPr>
      </w:pPr>
    </w:p>
    <w:p w14:paraId="6A6177CF" w14:textId="3BCC30EF" w:rsidR="00F67B41" w:rsidRPr="00F67B41" w:rsidRDefault="00000000" w:rsidP="00F15126">
      <w:pPr>
        <w:pStyle w:val="Newparagraph"/>
        <w:spacing w:line="360" w:lineRule="auto"/>
        <w:rPr>
          <w:lang w:val="en-U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m:t>
          </m:r>
        </m:oMath>
      </m:oMathPara>
    </w:p>
    <w:p w14:paraId="58E4D4F2" w14:textId="629837AC" w:rsidR="00F67B41" w:rsidRDefault="00F67B41" w:rsidP="00F15126">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oMath>
      <w:r>
        <w:rPr>
          <w:lang w:val="en-US"/>
        </w:rPr>
        <w:t xml:space="preserve"> </w:t>
      </w:r>
      <w:r w:rsidRPr="00F67B41">
        <w:rPr>
          <w:lang w:val="en-US"/>
        </w:rPr>
        <w:t xml:space="preserve">is the systematic component of utility, modelled as a function of the attributes of the alternative, and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m:t>
        </m:r>
      </m:oMath>
      <w:r w:rsidRPr="00F67B41">
        <w:rPr>
          <w:lang w:val="en-US"/>
        </w:rPr>
        <w:t>is an unobserved random error term. The systematic utility is specified as:</w:t>
      </w:r>
    </w:p>
    <w:p w14:paraId="4A13C5A1" w14:textId="77777777" w:rsidR="006B744D" w:rsidRPr="006B744D" w:rsidRDefault="006B744D" w:rsidP="00F15126">
      <w:pPr>
        <w:pStyle w:val="Newparagraph"/>
        <w:spacing w:line="360" w:lineRule="auto"/>
        <w:rPr>
          <w:lang w:val="en-US"/>
        </w:rPr>
      </w:pPr>
    </w:p>
    <w:p w14:paraId="34FD5E05" w14:textId="049C9F26" w:rsidR="00F67B41" w:rsidRPr="00F67B41" w:rsidRDefault="00000000" w:rsidP="00F15126">
      <w:pPr>
        <w:pStyle w:val="Newparagraph"/>
        <w:spacing w:line="360" w:lineRule="auto"/>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β1</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β2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 + βk</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oMath>
      </m:oMathPara>
    </w:p>
    <w:p w14:paraId="31ED5336" w14:textId="7DA047B0" w:rsidR="00F67B41" w:rsidRPr="00F67B41" w:rsidRDefault="00F67B41" w:rsidP="00F15126">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 xml:space="preserve"> </m:t>
        </m:r>
      </m:oMath>
      <w:r w:rsidRPr="00F67B41">
        <w:rPr>
          <w:lang w:val="en-US"/>
        </w:rPr>
        <w:t xml:space="preserve">represents the level of attribute </w:t>
      </w:r>
      <w:r w:rsidRPr="00F67B41">
        <w:rPr>
          <w:i/>
          <w:iCs/>
          <w:lang w:val="en-US"/>
        </w:rPr>
        <w:t>k</w:t>
      </w:r>
      <w:r w:rsidRPr="00F67B41">
        <w:rPr>
          <w:lang w:val="en-US"/>
        </w:rPr>
        <w:t xml:space="preserve"> for alternative </w:t>
      </w:r>
      <w:r w:rsidRPr="00F67B41">
        <w:rPr>
          <w:i/>
          <w:iCs/>
          <w:lang w:val="en-US"/>
        </w:rPr>
        <w:t>j</w:t>
      </w:r>
      <w:r w:rsidRPr="00F67B41">
        <w:rPr>
          <w:lang w:val="en-US"/>
        </w:rPr>
        <w:t xml:space="preserve"> in task </w:t>
      </w:r>
      <w:r w:rsidRPr="00F67B41">
        <w:rPr>
          <w:i/>
          <w:iCs/>
          <w:lang w:val="en-US"/>
        </w:rPr>
        <w:t>t</w:t>
      </w:r>
      <w:r w:rsidRPr="00F67B41">
        <w:rPr>
          <w:lang w:val="en-US"/>
        </w:rPr>
        <w:t xml:space="preserve">, and </w:t>
      </w:r>
      <m:oMath>
        <m:r>
          <w:rPr>
            <w:rFonts w:ascii="Cambria Math" w:hAnsi="Cambria Math"/>
            <w:lang w:val="en-US"/>
          </w:rPr>
          <m:t>βk</m:t>
        </m:r>
      </m:oMath>
      <w:r w:rsidRPr="00F67B41">
        <w:rPr>
          <w:lang w:val="en-US"/>
        </w:rPr>
        <w:t xml:space="preserve"> are the corresponding utility coefficients to be estimated. Here,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 xml:space="preserve"> </m:t>
        </m:r>
      </m:oMath>
      <w:r w:rsidRPr="00F67B41">
        <w:rPr>
          <w:lang w:val="en-US"/>
        </w:rPr>
        <w:t>represent the respective attributes found in Table 1.</w:t>
      </w:r>
    </w:p>
    <w:p w14:paraId="789E1CF3" w14:textId="5AE7F465" w:rsidR="00F67B41" w:rsidRDefault="00F67B41" w:rsidP="00F15126">
      <w:pPr>
        <w:pStyle w:val="Paragraph"/>
        <w:spacing w:line="360" w:lineRule="auto"/>
        <w:ind w:firstLine="720"/>
        <w:rPr>
          <w:lang w:val="en-US"/>
        </w:rPr>
      </w:pPr>
      <w:r w:rsidRPr="00F67B41">
        <w:rPr>
          <w:lang w:val="en-US"/>
        </w:rPr>
        <w:t>While multinomial logit (MNL) models, which assume homogeneous preferences across respondents and independently and identically distributed (i.i.d.) error terms, are commonly estimated in choice modelling, they are problematic when the objective is to uncover heterogeneity in preferences, as in our study. Recent research addresses this limitation by allowing utility coefficients to vary across individuals or groups</w:t>
      </w:r>
      <w:r>
        <w:rPr>
          <w:lang w:val="en-US"/>
        </w:rPr>
        <w:t xml:space="preserve"> </w:t>
      </w:r>
      <w:r>
        <w:rPr>
          <w:lang w:val="en-US"/>
        </w:rPr>
        <w:fldChar w:fldCharType="begin"/>
      </w:r>
      <w:r w:rsidR="006B744D">
        <w:rPr>
          <w:lang w:val="en-US"/>
        </w:rPr>
        <w:instrText xml:space="preserve"> ADDIN ZOTERO_ITEM CSL_CITATION {"citationID":"wuWU5ytg","properties":{"unsorted":true,"formattedCitation":"(Caplan et al., 2021; Zhao et al., 2023; Ardeshiri et al., 2024; Aitken et al., 2024; Lee et al., 2025)","plainCitation":"(Caplan et al., 2021; Zhao et al., 2023; Ardeshiri et al., 2024; Aitken et al., 2024; Lee et al., 2025)","noteIndex":0},"citationItems":[{"id":2925,"uris":["http://zotero.org/users/3783483/items/YVTZ5KUL"],"itemData":{"id":2925,"type":"article-journal","abstract":"This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B."},{"family":"Toll","given":"Kristopher"}],"issued":{"date-parts":[["2021",3]]},"citation-key":"caplanMeasuringHeterogeneousPreferences2021"}},{"id":2960,"uris":["http://zotero.org/users/3783483/items/3EY766UI"],"itemData":{"id":2960,"type":"article-journal","abstract":"Urban transportation systems involve thousands of individuals making choices between routes with multiple modes and transfers. For transportation system simulations to produce realistic results, modelers need to incorporate these users and their choices. Choice-based conjoint surveys provide an attractive solution for obtaining flexible utility models that can be used to predict choices for a wide variety of trips. In this study, we demonstrate an example using conjoint survey data of commuter mode choice in the Washington, D.C. metro area (N = 1651). We sample commuters who primarily drive and those that take transit. We examine preferences for different types of multimodal trips, including those with intramodal and intermodel transfers. We find that trips involving a bus transfer are the least preferred while both drivers and transit users both value metro similarly to driving. We also find that walking during transit trips is an important barrier, with the travel time penalty for walking being 60% higher than that of time in a vehicle. Our findings highlight the significance of accounting for differences in modal transfer types in transportation system simulations. Reducing arrival time uncertainty was not a significant factor in commuter mode choice, and commuters' value of time was similar across all vehicle types, suggesting that increasing the relative speed of transit modes may only have a marginal effect on commuter substitution away from personal vehicles.","container-title":"Systems Engineering","DOI":"10.1002/sys.21670","ISSN":"1520-6858","issue":"4","language":"en","note":"_eprint: https://onlinelibrary.wiley.com/doi/pdf/10.1002/sys.21670","page":"438-448","source":"Wiley Online Library","title":"Using conjoint analysis to incorporate heterogeneous preferences into multimodal transit trip simulations","volume":"26","author":[{"family":"Zhao","given":"Lujin"},{"family":"Szajnfarber","given":"Zoe"},{"family":"Broniatowski","given":"David"},{"family":"Helveston","given":"John Paul"}],"issued":{"date-parts":[["2023"]]},"citation-key":"zhaoUsingConjointAnalysis2023"}},{"id":4846,"uris":["http://zotero.org/users/3783483/items/TUE4V77N"],"itemData":{"id":4846,"type":"article-journal","abstract":"Exploring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them.","container-title":"Housing Studies","DOI":"10.1080/02673037.2024.2428749","ISSN":"0267-3037","issue":"0","note":"publisher: Routledge\n_eprint: https://doi.org/10.1080/02673037.2024.2428749","page":"1-23","source":"Taylor and Francis+NEJM","title":"Housing preferences for owner-occupied versus investment properties in Sydney, Australia","volume":"0","author":[{"family":"Ardeshiri","given":"Ali"},{"family":"Washington","given":"Lynette"},{"family":"Vij","given":"Akshay"},{"family":"Leishman","given":"Chris"},{"family":"Beer","given":"Andrew"}],"issued":{"date-parts":[["2024"]]},"citation-key":"ardeshiriHousingPreferencesOwneroccupied2024"}},{"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w:instrText>
      </w:r>
      <w:r w:rsidR="006B744D" w:rsidRPr="00127537">
        <w:rPr>
          <w:lang w:val="sv-SE"/>
        </w:rPr>
        <w:instrText>n of a certain proportion of reused materials, provision of green facilities, availability of fu</w:instrText>
      </w:r>
      <w:r w:rsidR="006B744D" w:rsidRPr="006B744D">
        <w:rPr>
          <w:lang w:val="sv-SE"/>
        </w:rPr>
        <w:instrText xml:space="preserve">rniture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Pr>
          <w:lang w:val="en-US"/>
        </w:rPr>
        <w:fldChar w:fldCharType="separate"/>
      </w:r>
      <w:r w:rsidR="00EF3A72" w:rsidRPr="00EF3A72">
        <w:rPr>
          <w:lang w:val="sv-SE"/>
        </w:rPr>
        <w:t>(Caplan et al., 2021; Zhao et al., 2023; Ardeshiri et al., 2024; Aitken et al., 2024; Lee et al., 2025)</w:t>
      </w:r>
      <w:r>
        <w:rPr>
          <w:lang w:val="en-US"/>
        </w:rPr>
        <w:fldChar w:fldCharType="end"/>
      </w:r>
      <w:r w:rsidRPr="006B744D">
        <w:rPr>
          <w:lang w:val="sv-SE"/>
        </w:rPr>
        <w:t xml:space="preserve">. </w:t>
      </w:r>
      <w:r w:rsidRPr="00F67B41">
        <w:rPr>
          <w:lang w:val="en-US"/>
        </w:rPr>
        <w:t>We follow this line of research and estimate mixed logit (ML) models, in which the utility coefficients βi are allowed to vary randomly across individuals to account for unobserved heterogeneity in preferences</w:t>
      </w:r>
      <w:r w:rsidR="006B744D">
        <w:rPr>
          <w:lang w:val="en-US"/>
        </w:rPr>
        <w:t xml:space="preserve"> </w:t>
      </w:r>
      <w:r w:rsidR="006B744D">
        <w:rPr>
          <w:lang w:val="en-US"/>
        </w:rPr>
        <w:fldChar w:fldCharType="begin"/>
      </w:r>
      <w:r w:rsidR="006B744D">
        <w:rPr>
          <w:lang w:val="en-US"/>
        </w:rPr>
        <w:instrText xml:space="preserve"> ADDIN ZOTERO_ITEM CSL_CITATION {"citationID":"DYMaaq1v","properties":{"formattedCitation":"(McFadden &amp; Train, 2000)","plainCitation":"(McFadden &amp; Train, 2000)","noteIndex":0},"citationItems":[{"id":4831,"uris":["http://zotero.org/users/3783483/items/QQEG63CA"],"itemData":{"id":4831,"type":"article-journal","abstract":"This paper considers mixed, or random coefficients, multinomial logit (MMNL) models for discrete response,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Ltd.","container-title":"Journal of Applied Econometrics","DOI":"10.1002/1099-1255(200009/10)15:5&lt;447::AID-JAE570&gt;3.0.CO;2-1","ISSN":"1099-1255","issue":"5","language":"en","note":"_eprint: https://onlinelibrary.wiley.com/doi/pdf/10.1002/1099-1255%28200009/10%2915%3A5%3C447%3A%3AAID-JAE570%3E3.0.CO%3B2-1","page":"447-470","source":"Wiley Online Library","title":"Mixed MNL models for discrete response","volume":"15","author":[{"family":"McFadden","given":"Daniel"},{"family":"Train","given":"Kenneth"}],"issued":{"date-parts":[["2000"]]},"citation-key":"mcfaddenMixedMNLModels2000"}}],"schema":"https://github.com/citation-style-language/schema/raw/master/csl-citation.json"} </w:instrText>
      </w:r>
      <w:r w:rsidR="006B744D">
        <w:rPr>
          <w:lang w:val="en-US"/>
        </w:rPr>
        <w:fldChar w:fldCharType="separate"/>
      </w:r>
      <w:r w:rsidR="00EF3A72" w:rsidRPr="00EF3A72">
        <w:t>(McFadden &amp; Train, 2000)</w:t>
      </w:r>
      <w:r w:rsidR="006B744D">
        <w:rPr>
          <w:lang w:val="en-US"/>
        </w:rPr>
        <w:fldChar w:fldCharType="end"/>
      </w:r>
      <w:r w:rsidRPr="00F67B41">
        <w:rPr>
          <w:lang w:val="en-US"/>
        </w:rPr>
        <w:t>:</w:t>
      </w:r>
    </w:p>
    <w:p w14:paraId="3A26E705" w14:textId="77777777" w:rsidR="006B744D" w:rsidRPr="006B744D" w:rsidRDefault="006B744D" w:rsidP="00F15126">
      <w:pPr>
        <w:pStyle w:val="Newparagraph"/>
        <w:spacing w:line="360" w:lineRule="auto"/>
        <w:rPr>
          <w:lang w:val="en-US"/>
        </w:rPr>
      </w:pPr>
    </w:p>
    <w:p w14:paraId="7DEE9E4E" w14:textId="463C1F14" w:rsidR="00C41C62" w:rsidRPr="00C41C62" w:rsidRDefault="00000000" w:rsidP="00F15126">
      <w:pPr>
        <w:pStyle w:val="Newparagraph"/>
        <w:spacing w:line="360" w:lineRule="auto"/>
        <w:rPr>
          <w:lang w:val="en-US"/>
        </w:rPr>
      </w:pPr>
      <m:oMathPara>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r>
            <w:rPr>
              <w:rFonts w:ascii="Cambria Math" w:hAnsi="Cambria Math"/>
              <w:lang w:val="en-US"/>
            </w:rPr>
            <m:t xml:space="preserve">= β+ </m:t>
          </m:r>
          <m:sSub>
            <m:sSubPr>
              <m:ctrlPr>
                <w:rPr>
                  <w:rFonts w:ascii="Cambria Math" w:hAnsi="Cambria Math"/>
                  <w:i/>
                  <w:lang w:val="en-US"/>
                </w:rPr>
              </m:ctrlPr>
            </m:sSubPr>
            <m:e>
              <m:r>
                <m:rPr>
                  <m:sty m:val="p"/>
                </m:rPr>
                <w:rPr>
                  <w:rFonts w:ascii="Cambria Math" w:hAnsi="Cambria Math"/>
                  <w:lang w:val="en-US"/>
                </w:rPr>
                <m:t>Σ</m:t>
              </m:r>
            </m:e>
            <m:sub>
              <m:r>
                <m:rPr>
                  <m:sty m:val="p"/>
                </m:rPr>
                <w:rPr>
                  <w:rFonts w:ascii="Cambria Math" w:hAnsi="Cambria Math"/>
                  <w:lang w:val="en-US"/>
                </w:rPr>
                <m:t>η</m:t>
              </m:r>
              <m:r>
                <m:rPr>
                  <m:sty m:val="p"/>
                </m:rPr>
                <w:rPr>
                  <w:rFonts w:ascii="Cambria Math"/>
                  <w:lang w:val="en-US"/>
                </w:rPr>
                <m:t>i</m:t>
              </m:r>
            </m:sub>
          </m:sSub>
        </m:oMath>
      </m:oMathPara>
    </w:p>
    <w:p w14:paraId="22CFF354" w14:textId="2B259243" w:rsidR="00F67B41" w:rsidRDefault="00F67B41" w:rsidP="00F15126">
      <w:pPr>
        <w:pStyle w:val="Paragraph"/>
        <w:spacing w:line="360" w:lineRule="auto"/>
        <w:rPr>
          <w:lang w:val="en-US"/>
        </w:rPr>
      </w:pPr>
      <w:r w:rsidRPr="00F67B41">
        <w:rPr>
          <w:lang w:val="en-US"/>
        </w:rPr>
        <w:t xml:space="preserve">where ηi </w:t>
      </w:r>
      <w:r w:rsidRPr="00F67B41">
        <w:rPr>
          <w:rFonts w:ascii="Cambria Math" w:hAnsi="Cambria Math" w:cs="Cambria Math"/>
          <w:lang w:val="en-US"/>
        </w:rPr>
        <w:t>∼</w:t>
      </w:r>
      <w:r w:rsidRPr="00F67B41">
        <w:rPr>
          <w:lang w:val="en-US"/>
        </w:rPr>
        <w:t xml:space="preserve"> </w:t>
      </w:r>
      <w:r w:rsidR="006B744D">
        <w:rPr>
          <w:lang w:val="en-US"/>
        </w:rPr>
        <w:t>N</w:t>
      </w:r>
      <w:r w:rsidRPr="00F67B41">
        <w:rPr>
          <w:lang w:val="en-US"/>
        </w:rPr>
        <w:t>(0,I) and Σ is the covariance matrix of the random parameters. The mixed logit model captures heterogeneity by integrating over the distribution of random coefficients using simulated maximum likelihood. Because this integral has no closed-form solution, we approximate it using simulation:</w:t>
      </w:r>
    </w:p>
    <w:p w14:paraId="22AE355F" w14:textId="77777777" w:rsidR="00C41C62" w:rsidRDefault="00C41C62" w:rsidP="00F15126">
      <w:pPr>
        <w:pStyle w:val="Newparagraph"/>
        <w:spacing w:line="360" w:lineRule="auto"/>
        <w:rPr>
          <w:lang w:val="en-US"/>
        </w:rPr>
      </w:pPr>
    </w:p>
    <w:p w14:paraId="509D780F" w14:textId="52BC2250" w:rsidR="00C41C62" w:rsidRPr="00C41C62" w:rsidRDefault="00B37EF7" w:rsidP="00F15126">
      <w:pPr>
        <w:pStyle w:val="Newparagraph"/>
        <w:spacing w:line="360" w:lineRule="auto"/>
        <w:ind w:hanging="270"/>
        <w:jc w:val="center"/>
        <w:rPr>
          <w:lang w:val="en-US"/>
        </w:rPr>
      </w:pPr>
      <w:r w:rsidRPr="00B37EF7">
        <w:rPr>
          <w:noProof/>
          <w:lang w:val="en-US"/>
        </w:rPr>
        <w:drawing>
          <wp:inline distT="0" distB="0" distL="0" distR="0" wp14:anchorId="167D4AE8" wp14:editId="6405054E">
            <wp:extent cx="2934109" cy="647790"/>
            <wp:effectExtent l="0" t="0" r="0" b="0"/>
            <wp:docPr id="1884092570" name="Picture 1" descr="A black and white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92570" name="Picture 1" descr="A black and white math equations&#10;&#10;AI-generated content may be incorrect."/>
                    <pic:cNvPicPr/>
                  </pic:nvPicPr>
                  <pic:blipFill>
                    <a:blip r:embed="rId16"/>
                    <a:stretch>
                      <a:fillRect/>
                    </a:stretch>
                  </pic:blipFill>
                  <pic:spPr>
                    <a:xfrm>
                      <a:off x="0" y="0"/>
                      <a:ext cx="2934109" cy="647790"/>
                    </a:xfrm>
                    <a:prstGeom prst="rect">
                      <a:avLst/>
                    </a:prstGeom>
                  </pic:spPr>
                </pic:pic>
              </a:graphicData>
            </a:graphic>
          </wp:inline>
        </w:drawing>
      </w:r>
    </w:p>
    <w:p w14:paraId="609CA723" w14:textId="77777777" w:rsidR="00F67B41" w:rsidRPr="00F67B41" w:rsidRDefault="00F67B41" w:rsidP="00F15126">
      <w:pPr>
        <w:pStyle w:val="Paragraph"/>
        <w:spacing w:line="360" w:lineRule="auto"/>
        <w:rPr>
          <w:lang w:val="en-US"/>
        </w:rPr>
      </w:pPr>
      <w:r w:rsidRPr="00F67B41">
        <w:rPr>
          <w:lang w:val="en-US"/>
        </w:rPr>
        <w:lastRenderedPageBreak/>
        <w:t>where each simulated draw βri = β + Σηir, and R denotes the number of Sobol draws used to approximate the integral over the distribution of random parameters (Train 2003). In our specification, all non-monetary attributes are treated as random and normally distributed, while the price coefficient is fixed to preserve consistency in the computation of willingness-to-pay (WTP) measures. We also allow for full covariance among the random parameters to capture potential correlations in preferences.</w:t>
      </w:r>
    </w:p>
    <w:p w14:paraId="74C4D41C" w14:textId="77777777" w:rsidR="00F67B41" w:rsidRDefault="00F67B41" w:rsidP="00F15126">
      <w:pPr>
        <w:pStyle w:val="Paragraph"/>
        <w:spacing w:line="360" w:lineRule="auto"/>
        <w:rPr>
          <w:lang w:val="en-US"/>
        </w:rPr>
      </w:pPr>
      <w:r w:rsidRPr="00F67B41">
        <w:rPr>
          <w:lang w:val="en-US"/>
        </w:rPr>
        <w:t>We then use our price coefficient to compute monetary trade-offs for non-cost attributes. First, we estimate marginal rate of substitution (MRS) for each attribute, where the MRS for attribute k is calculated as:</w:t>
      </w:r>
    </w:p>
    <w:p w14:paraId="10CC8F26" w14:textId="77777777" w:rsidR="00351932" w:rsidRDefault="00351932" w:rsidP="00F15126">
      <w:pPr>
        <w:pStyle w:val="Newparagraph"/>
        <w:spacing w:line="360" w:lineRule="auto"/>
        <w:rPr>
          <w:lang w:val="en-US"/>
        </w:rPr>
      </w:pPr>
    </w:p>
    <w:p w14:paraId="13AB8B8E" w14:textId="18EB4E43" w:rsidR="00351932" w:rsidRPr="00351932" w:rsidRDefault="00351932" w:rsidP="00F15126">
      <w:pPr>
        <w:pStyle w:val="Newparagraph"/>
        <w:spacing w:line="360" w:lineRule="auto"/>
        <w:ind w:hanging="270"/>
        <w:jc w:val="center"/>
        <w:rPr>
          <w:lang w:val="en-US"/>
        </w:rPr>
      </w:pPr>
      <w:r w:rsidRPr="00351932">
        <w:rPr>
          <w:noProof/>
          <w:lang w:val="en-US"/>
        </w:rPr>
        <w:drawing>
          <wp:inline distT="0" distB="0" distL="0" distR="0" wp14:anchorId="162618C4" wp14:editId="2271B5C2">
            <wp:extent cx="1571844" cy="647790"/>
            <wp:effectExtent l="0" t="0" r="9525" b="0"/>
            <wp:docPr id="1042529541" name="Picture 1" descr="A mathematical equation with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29541" name="Picture 1" descr="A mathematical equation with a mathematical equation&#10;&#10;AI-generated content may be incorrect."/>
                    <pic:cNvPicPr/>
                  </pic:nvPicPr>
                  <pic:blipFill>
                    <a:blip r:embed="rId17"/>
                    <a:stretch>
                      <a:fillRect/>
                    </a:stretch>
                  </pic:blipFill>
                  <pic:spPr>
                    <a:xfrm>
                      <a:off x="0" y="0"/>
                      <a:ext cx="1571844" cy="647790"/>
                    </a:xfrm>
                    <a:prstGeom prst="rect">
                      <a:avLst/>
                    </a:prstGeom>
                  </pic:spPr>
                </pic:pic>
              </a:graphicData>
            </a:graphic>
          </wp:inline>
        </w:drawing>
      </w:r>
    </w:p>
    <w:p w14:paraId="05BA1A0F" w14:textId="77777777" w:rsidR="00F67B41" w:rsidRPr="00F67B41" w:rsidRDefault="00F67B41" w:rsidP="00F15126">
      <w:pPr>
        <w:pStyle w:val="Paragraph"/>
        <w:spacing w:line="360" w:lineRule="auto"/>
        <w:rPr>
          <w:lang w:val="en-US"/>
        </w:rPr>
      </w:pPr>
      <w:r w:rsidRPr="00F67B41">
        <w:rPr>
          <w:lang w:val="en-US"/>
        </w:rPr>
        <w:t>where βˆcost is the estimated coefficient on the cost attribute. Because the cost attribute is specified as a percentage change from the respondent’s expected housing cost in 10 percent intervals, we convert marginal rates of substitution (MRS) into marginal willingness to pay (MWTP) in monetary terms by scaling with 10 percent of the mean reported monthly housing cost:</w:t>
      </w:r>
    </w:p>
    <w:p w14:paraId="3CC4CCA5" w14:textId="36EEFCD9" w:rsidR="00351932" w:rsidRDefault="00F67B41" w:rsidP="00F15126">
      <w:pPr>
        <w:pStyle w:val="Paragraph"/>
        <w:spacing w:line="360" w:lineRule="auto"/>
        <w:ind w:firstLine="720"/>
        <w:jc w:val="center"/>
        <w:rPr>
          <w:sz w:val="34"/>
          <w:vertAlign w:val="superscript"/>
        </w:rPr>
      </w:pPr>
      <m:oMathPara>
        <m:oMath>
          <m:r>
            <m:rPr>
              <m:sty m:val="p"/>
            </m:rPr>
            <w:rPr>
              <w:rFonts w:ascii="Cambria Math" w:hAnsi="Cambria Math"/>
            </w:rPr>
            <m:t>MWTP</m:t>
          </m:r>
          <m:r>
            <w:rPr>
              <w:rFonts w:ascii="Cambria Math" w:eastAsia="Cambria" w:hAnsi="Cambria Math" w:cs="Cambria"/>
              <w:vertAlign w:val="subscript"/>
            </w:rPr>
            <m:t xml:space="preserve">k </m:t>
          </m:r>
          <m:r>
            <m:rPr>
              <m:sty m:val="p"/>
            </m:rPr>
            <w:rPr>
              <w:rFonts w:ascii="Cambria Math" w:hAnsi="Cambria Math"/>
            </w:rPr>
            <m:t>= MRS</m:t>
          </m:r>
          <m:r>
            <w:rPr>
              <w:rFonts w:ascii="Cambria Math" w:eastAsia="Cambria" w:hAnsi="Cambria Math" w:cs="Cambria"/>
              <w:vertAlign w:val="subscript"/>
            </w:rPr>
            <m:t xml:space="preserve">k </m:t>
          </m:r>
          <m:r>
            <m:rPr>
              <m:sty m:val="p"/>
            </m:rPr>
            <w:rPr>
              <w:rFonts w:ascii="Cambria Math" w:eastAsia="Cambria" w:hAnsi="Cambria Math" w:cs="Cambria"/>
            </w:rPr>
            <m:t xml:space="preserve">× </m:t>
          </m:r>
          <m:r>
            <m:rPr>
              <m:sty m:val="p"/>
            </m:rPr>
            <w:rPr>
              <w:rFonts w:ascii="Cambria Math" w:hAnsi="Cambria Math"/>
            </w:rPr>
            <m:t>0</m:t>
          </m:r>
          <m:r>
            <w:rPr>
              <w:rFonts w:ascii="Cambria Math" w:eastAsia="Cambria" w:hAnsi="Cambria Math" w:cs="Cambria"/>
            </w:rPr>
            <m:t>.</m:t>
          </m:r>
          <m:r>
            <m:rPr>
              <m:sty m:val="p"/>
            </m:rPr>
            <w:rPr>
              <w:rFonts w:ascii="Cambria Math" w:hAnsi="Cambria Math"/>
            </w:rPr>
            <m:t xml:space="preserve">10 </m:t>
          </m:r>
          <m:r>
            <m:rPr>
              <m:sty m:val="p"/>
            </m:rPr>
            <w:rPr>
              <w:rFonts w:ascii="Cambria Math" w:eastAsia="Cambria" w:hAnsi="Cambria Math" w:cs="Cambria"/>
            </w:rPr>
            <m:t xml:space="preserve">× </m:t>
          </m:r>
          <m:r>
            <w:rPr>
              <w:rFonts w:ascii="Cambria Math" w:eastAsia="Cambria" w:hAnsi="Cambria Math" w:cs="Cambria"/>
            </w:rPr>
            <m:t>PC</m:t>
          </m:r>
        </m:oMath>
      </m:oMathPara>
    </w:p>
    <w:p w14:paraId="733959FD" w14:textId="3E15967F" w:rsidR="00F67B41" w:rsidRDefault="00F67B41" w:rsidP="00F15126">
      <w:pPr>
        <w:pStyle w:val="Paragraph"/>
        <w:spacing w:line="360" w:lineRule="auto"/>
        <w:rPr>
          <w:lang w:val="en-US"/>
        </w:rPr>
      </w:pPr>
      <w:r w:rsidRPr="00F67B41">
        <w:rPr>
          <w:lang w:val="en-US"/>
        </w:rPr>
        <w:t xml:space="preserve">where </w:t>
      </w:r>
      <w:commentRangeStart w:id="55"/>
      <w:r w:rsidRPr="00F67B41">
        <w:rPr>
          <w:lang w:val="en-US"/>
        </w:rPr>
        <w:t>PC</w:t>
      </w:r>
      <w:commentRangeEnd w:id="55"/>
      <w:r w:rsidR="00E42F42">
        <w:rPr>
          <w:rStyle w:val="Kommentarsreferens"/>
        </w:rPr>
        <w:commentReference w:id="55"/>
      </w:r>
      <w:r w:rsidR="00351932">
        <w:rPr>
          <w:lang w:val="en-US"/>
        </w:rPr>
        <w:t xml:space="preserve"> </w:t>
      </w:r>
      <w:r w:rsidRPr="00F67B41">
        <w:rPr>
          <w:lang w:val="en-US"/>
        </w:rPr>
        <w:t xml:space="preserve">denotes the </w:t>
      </w:r>
      <w:proofErr w:type="gramStart"/>
      <w:r w:rsidRPr="00F67B41">
        <w:rPr>
          <w:lang w:val="en-US"/>
        </w:rPr>
        <w:t>mean</w:t>
      </w:r>
      <w:proofErr w:type="gramEnd"/>
      <w:r w:rsidRPr="00F67B41">
        <w:rPr>
          <w:lang w:val="en-US"/>
        </w:rPr>
        <w:t xml:space="preserve"> of </w:t>
      </w:r>
      <w:proofErr w:type="gramStart"/>
      <w:r w:rsidRPr="00F67B41">
        <w:rPr>
          <w:lang w:val="en-US"/>
        </w:rPr>
        <w:t>respondents’</w:t>
      </w:r>
      <w:proofErr w:type="gramEnd"/>
      <w:r w:rsidRPr="00F67B41">
        <w:rPr>
          <w:lang w:val="en-US"/>
        </w:rPr>
        <w:t xml:space="preserve"> stated planned monthly housing cost. These MWTP estimates represent the amount, in SEK per month, that respondents are willing to pay for improvements in each housing attribute, </w:t>
      </w:r>
      <w:commentRangeStart w:id="56"/>
      <w:r w:rsidRPr="00F67B41">
        <w:rPr>
          <w:lang w:val="en-US"/>
        </w:rPr>
        <w:t xml:space="preserve">relative to their baseline housing cost </w:t>
      </w:r>
      <w:commentRangeEnd w:id="56"/>
      <w:r w:rsidR="00E42F42">
        <w:rPr>
          <w:rStyle w:val="Kommentarsreferens"/>
        </w:rPr>
        <w:commentReference w:id="56"/>
      </w:r>
      <w:r w:rsidRPr="00F67B41">
        <w:rPr>
          <w:lang w:val="en-US"/>
        </w:rPr>
        <w:t>expectations.</w:t>
      </w:r>
    </w:p>
    <w:p w14:paraId="7A3E3A9D" w14:textId="4E193CB2" w:rsidR="00F67B41" w:rsidRDefault="00351932" w:rsidP="00F15126">
      <w:pPr>
        <w:pStyle w:val="Paragraph"/>
        <w:spacing w:line="360" w:lineRule="auto"/>
        <w:rPr>
          <w:lang w:val="en-US"/>
        </w:rPr>
      </w:pPr>
      <w:r>
        <w:rPr>
          <w:lang w:val="en-US"/>
        </w:rPr>
        <w:t>M</w:t>
      </w:r>
      <w:r w:rsidR="00F67B41" w:rsidRPr="00F67B41">
        <w:rPr>
          <w:lang w:val="en-US"/>
        </w:rPr>
        <w:t>odels are estimated in R using the logitr package</w:t>
      </w:r>
      <w:r>
        <w:rPr>
          <w:lang w:val="en-US"/>
        </w:rPr>
        <w:t xml:space="preserve"> </w:t>
      </w:r>
      <w:r>
        <w:rPr>
          <w:lang w:val="en-US"/>
        </w:rPr>
        <w:fldChar w:fldCharType="begin"/>
      </w:r>
      <w:r>
        <w:rPr>
          <w:lang w:val="en-US"/>
        </w:rPr>
        <w:instrText xml:space="preserve"> ADDIN ZOTERO_ITEM CSL_CITATION {"citationID":"A2ZBd7cB","properties":{"formattedCitation":"(Helveston, 2023)","plainCitation":"(Helveston, 2023)","noteIndex":0},"citationItems":[{"id":4835,"uris":["http://zotero.org/users/3783483/items/4DUCRMBF"],"itemData":{"id":4835,"type":"article-journal","abstract":"This paper introduces the logitr R package for fast maximum likelihood estimation of multinomial logit and mixed logit models with unobserved heterogeneity across individuals, which is modeled by allowing parameters to vary randomly over individuals according to a chosen distribution. The package is faster than other similar packages such as mlogit, gmnl, mixl, and apollo, and it supports utility models specified with “preference space” or “willingness-to-pay (WTP) space” parameterizations, allowing for the direct estimation of marginal WTP. The typical procedure of computing WTP post-estimation using a preference space model can lead to unreasonable distributions of WTP across the population in mixed logit models. The paper provides a discussion of some of the implications of each utility parameterization for WTP estimates. It also highlights some of the design features that enable logitr’s performant estimation speed and includes a benchmarking exercise with similar packages. Finally, the paper highlights additional features that are designed specifically for WTP space models, including a consistent user interface for specifying models in either space and a parallelized multi-start optimization loop, which is particularly useful for searching the solution space for different local minima when estimating models with non-convex log-likelihood functions.","container-title":"Journal of Statistical Software","DOI":"10.18637/jss.v105.i10","ISSN":"1548-7660","issue":"10","journalAbbreviation":"J. Stat. Soft.","language":"en","source":"DOI.org (Crossref)","title":"&lt;b&gt;logitr&lt;/b&gt; : Fast Estimation of Multinomial and Mixed Logit Models with Preference Space and Willingness-to-Pay Space Utility Parameterizations","title-short":"&lt;b&gt;logitr&lt;/b&gt;","URL":"https://www.jstatsoft.org/v105/i10/","volume":"105","author":[{"family":"Helveston","given":"John Paul"}],"accessed":{"date-parts":[["2025",10,1]]},"issued":{"date-parts":[["2023"]]},"citation-key":"helvestonLogitrFastEstimation2023"}}],"schema":"https://github.com/citation-style-language/schema/raw/master/csl-citation.json"} </w:instrText>
      </w:r>
      <w:r>
        <w:rPr>
          <w:lang w:val="en-US"/>
        </w:rPr>
        <w:fldChar w:fldCharType="separate"/>
      </w:r>
      <w:r w:rsidR="00EF3A72" w:rsidRPr="00EF3A72">
        <w:t>(Helveston, 2023)</w:t>
      </w:r>
      <w:r>
        <w:rPr>
          <w:lang w:val="en-US"/>
        </w:rPr>
        <w:fldChar w:fldCharType="end"/>
      </w:r>
      <w:r w:rsidR="00F67B41" w:rsidRPr="00F67B41">
        <w:rPr>
          <w:lang w:val="en-US"/>
        </w:rPr>
        <w:t xml:space="preserve"> which provides flexible estimation routines for both MNL and ML models using simulated maximum likelihood. For the ML models, we use 100 Sobol draws and multiple random starting values to ensure convergence to the global maximum</w:t>
      </w:r>
      <w:r>
        <w:rPr>
          <w:lang w:val="en-US"/>
        </w:rPr>
        <w:t xml:space="preserve"> </w:t>
      </w:r>
      <w:r>
        <w:rPr>
          <w:lang w:val="en-US"/>
        </w:rPr>
        <w:fldChar w:fldCharType="begin"/>
      </w:r>
      <w:r>
        <w:rPr>
          <w:lang w:val="en-US"/>
        </w:rPr>
        <w:instrText xml:space="preserve"> ADDIN ZOTERO_ITEM CSL_CITATION {"citationID":"HkU2pxzs","properties":{"formattedCitation":"(Train, 2003)","plainCitation":"(Train, 2003)","noteIndex":0},"citationItems":[{"id":4839,"uris":["http://zotero.org/users/3783483/items/RLN4F734"],"itemData":{"id":4839,"type":"book","abstract":"Describes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labor","event-place":"New York","ISBN":"978-0-521-81696-0","language":"en","number-of-pages":"334","publisher":"Cambridge University Press","publisher-place":"New York","source":"K10plus ISBN","title":"Discrete choice methods with simulation","editor":[{"family":"Train","given":"Kenneth"}],"issued":{"date-parts":[["2003"]]},"citation-key":"trainDiscreteChoiceMethods2003"}}],"schema":"https://github.com/citation-style-language/schema/raw/master/csl-citation.json"} </w:instrText>
      </w:r>
      <w:r>
        <w:rPr>
          <w:lang w:val="en-US"/>
        </w:rPr>
        <w:fldChar w:fldCharType="separate"/>
      </w:r>
      <w:r w:rsidR="00EF3A72" w:rsidRPr="00EF3A72">
        <w:t>(Train, 2003)</w:t>
      </w:r>
      <w:r>
        <w:rPr>
          <w:lang w:val="en-US"/>
        </w:rPr>
        <w:fldChar w:fldCharType="end"/>
      </w:r>
      <w:r w:rsidR="00F67B41" w:rsidRPr="00F67B41">
        <w:rPr>
          <w:lang w:val="en-US"/>
        </w:rPr>
        <w:t>.</w:t>
      </w:r>
    </w:p>
    <w:p w14:paraId="668A4A78" w14:textId="77777777" w:rsidR="00C25739" w:rsidRDefault="00C25739" w:rsidP="00F15126">
      <w:pPr>
        <w:pStyle w:val="Newparagraph"/>
        <w:spacing w:line="360" w:lineRule="auto"/>
        <w:rPr>
          <w:lang w:val="en-US"/>
        </w:rPr>
      </w:pPr>
    </w:p>
    <w:p w14:paraId="186E84CE" w14:textId="77777777" w:rsidR="00C25739" w:rsidRPr="009578AB" w:rsidRDefault="00C25739" w:rsidP="00F15126">
      <w:pPr>
        <w:pStyle w:val="Rubrik2"/>
        <w:rPr>
          <w:lang w:val="en-US"/>
        </w:rPr>
      </w:pPr>
      <w:r w:rsidRPr="009578AB">
        <w:rPr>
          <w:lang w:val="en-US"/>
        </w:rPr>
        <w:lastRenderedPageBreak/>
        <w:t>Ethics</w:t>
      </w:r>
    </w:p>
    <w:p w14:paraId="62E98B41" w14:textId="77777777" w:rsidR="00C25739" w:rsidRPr="009578AB" w:rsidRDefault="00C25739" w:rsidP="00F15126">
      <w:pPr>
        <w:pStyle w:val="Paragraph"/>
        <w:spacing w:line="360" w:lineRule="auto"/>
        <w:rPr>
          <w:lang w:val="en-US"/>
        </w:rPr>
      </w:pPr>
      <w:r w:rsidRPr="009578AB">
        <w:rPr>
          <w:lang w:val="en-US"/>
        </w:rPr>
        <w:t>The Prospective RELOC-AGE study was approved by the Swedish Ethical Review Authority (</w:t>
      </w:r>
      <w:commentRangeStart w:id="57"/>
      <w:proofErr w:type="spellStart"/>
      <w:r w:rsidRPr="009578AB">
        <w:rPr>
          <w:lang w:val="en-US"/>
        </w:rPr>
        <w:t>Dnr</w:t>
      </w:r>
      <w:proofErr w:type="spellEnd"/>
      <w:r w:rsidRPr="009578AB">
        <w:rPr>
          <w:lang w:val="en-US"/>
        </w:rPr>
        <w:t xml:space="preserve"> 2020–03457</w:t>
      </w:r>
      <w:commentRangeEnd w:id="57"/>
      <w:r w:rsidR="00EB28E2">
        <w:rPr>
          <w:rStyle w:val="Kommentarsreferens"/>
        </w:rPr>
        <w:commentReference w:id="57"/>
      </w:r>
      <w:r w:rsidRPr="009578AB">
        <w:rPr>
          <w:lang w:val="en-US"/>
        </w:rPr>
        <w:t>), in alignment with the Declaration of Helsinki and current national ethical regulations for research involving human participants. Potential participants received written information highlighting that participation was voluntary and that declining would not affect their access to housing options or public services. Informed consent was considered given upon the completion and return of the survey.</w:t>
      </w:r>
    </w:p>
    <w:p w14:paraId="5CF0AECB" w14:textId="77777777" w:rsidR="00C25739" w:rsidRPr="00C25739" w:rsidRDefault="00C25739" w:rsidP="00F15126">
      <w:pPr>
        <w:pStyle w:val="Newparagraph"/>
        <w:spacing w:line="360" w:lineRule="auto"/>
        <w:rPr>
          <w:lang w:val="en-US"/>
        </w:rPr>
      </w:pPr>
    </w:p>
    <w:p w14:paraId="5C40B146" w14:textId="77777777" w:rsidR="00F67B41" w:rsidRDefault="00F67B41" w:rsidP="00F15126">
      <w:pPr>
        <w:pStyle w:val="Rubrik1"/>
        <w:rPr>
          <w:lang w:val="en-US"/>
        </w:rPr>
      </w:pPr>
      <w:r>
        <w:rPr>
          <w:lang w:val="en-US"/>
        </w:rPr>
        <w:t>Results</w:t>
      </w:r>
    </w:p>
    <w:p w14:paraId="73DAB55C" w14:textId="5B8727BD" w:rsidR="00C276D2" w:rsidRPr="00C276D2" w:rsidRDefault="00C276D2" w:rsidP="00F15126">
      <w:pPr>
        <w:pStyle w:val="Rubrik2"/>
        <w:rPr>
          <w:lang w:val="en-US"/>
        </w:rPr>
      </w:pPr>
      <w:r>
        <w:rPr>
          <w:lang w:val="en-US"/>
        </w:rPr>
        <w:t>Descriptive statistics</w:t>
      </w:r>
    </w:p>
    <w:p w14:paraId="38DDBE58" w14:textId="53299593" w:rsidR="00F67B41" w:rsidRDefault="00F67B41" w:rsidP="00F15126">
      <w:pPr>
        <w:pStyle w:val="Paragraph"/>
        <w:spacing w:line="360" w:lineRule="auto"/>
        <w:rPr>
          <w:lang w:val="en-US"/>
        </w:rPr>
      </w:pPr>
      <w:commentRangeStart w:id="58"/>
      <w:r w:rsidRPr="009578AB">
        <w:rPr>
          <w:lang w:val="en-US"/>
        </w:rPr>
        <w:t>Table 2</w:t>
      </w:r>
      <w:commentRangeEnd w:id="58"/>
      <w:r w:rsidR="005D1691">
        <w:rPr>
          <w:rStyle w:val="Kommentarsreferens"/>
        </w:rPr>
        <w:commentReference w:id="58"/>
      </w:r>
      <w:r w:rsidRPr="009578AB">
        <w:rPr>
          <w:lang w:val="en-US"/>
        </w:rPr>
        <w:t xml:space="preserve"> provides descriptive statistics for the study sample, disaggregated by housing tenure. Of the 957 respondents, 790 were homeowners and 167 were renters. The sample was slightly majority female (55.3%), with most participants aged between 65–74 years (43.5%) followed by those aged 75+ (36.5%). The majority of respondents were partnered (60.6%), retired (77.1%), and lived in apartment or condominium housing (63.0%). Most had attained at least three years of university education (47.6%</w:t>
      </w:r>
      <w:r w:rsidR="0007102B" w:rsidRPr="009578AB">
        <w:rPr>
          <w:lang w:val="en-US"/>
        </w:rPr>
        <w:t>) and</w:t>
      </w:r>
      <w:r w:rsidRPr="009578AB">
        <w:rPr>
          <w:lang w:val="en-US"/>
        </w:rPr>
        <w:t xml:space="preserve"> lived in city or town locations (62.2%). </w:t>
      </w:r>
      <w:r w:rsidR="0007102B">
        <w:rPr>
          <w:lang w:val="en-US"/>
        </w:rPr>
        <w:t>Most</w:t>
      </w:r>
      <w:r>
        <w:rPr>
          <w:lang w:val="en-US"/>
        </w:rPr>
        <w:t xml:space="preserve"> respondents described their health as “Good” or better (82%). </w:t>
      </w:r>
      <w:r w:rsidRPr="009578AB">
        <w:rPr>
          <w:lang w:val="en-US"/>
        </w:rPr>
        <w:t>Households predominantly consisted of one or two members (95.2%), with only 3.8% reporting three or more. The mean monthly household income was 46,700 SEK, and the average planned monthly housing cost was 10,500 SEK.</w:t>
      </w:r>
    </w:p>
    <w:p w14:paraId="329E2A67" w14:textId="77777777" w:rsidR="00EA0C07" w:rsidRDefault="00EA0C07" w:rsidP="00F15126">
      <w:pPr>
        <w:pStyle w:val="Rubrik1"/>
        <w:jc w:val="center"/>
        <w:rPr>
          <w:noProof/>
          <w:lang w:val="en-US"/>
        </w:rPr>
      </w:pPr>
    </w:p>
    <w:p w14:paraId="52BAB3F0" w14:textId="515B2CB4" w:rsidR="00EA0C07" w:rsidRDefault="00EA0C07" w:rsidP="00F15126">
      <w:pPr>
        <w:pStyle w:val="Beskrivning"/>
        <w:keepNext/>
        <w:spacing w:line="360" w:lineRule="auto"/>
        <w:jc w:val="center"/>
      </w:pPr>
      <w:r>
        <w:t xml:space="preserve">Table </w:t>
      </w:r>
      <w:r>
        <w:fldChar w:fldCharType="begin"/>
      </w:r>
      <w:r>
        <w:instrText xml:space="preserve"> SEQ Table \* ARABIC </w:instrText>
      </w:r>
      <w:r>
        <w:fldChar w:fldCharType="separate"/>
      </w:r>
      <w:r>
        <w:rPr>
          <w:noProof/>
        </w:rPr>
        <w:t>2</w:t>
      </w:r>
      <w:r>
        <w:rPr>
          <w:noProof/>
        </w:rPr>
        <w:fldChar w:fldCharType="end"/>
      </w:r>
    </w:p>
    <w:p w14:paraId="2DDC0FBC" w14:textId="7B060FEE" w:rsidR="00F67B41" w:rsidRDefault="00F67B41" w:rsidP="00F15126">
      <w:pPr>
        <w:pStyle w:val="Rubrik1"/>
        <w:jc w:val="center"/>
        <w:rPr>
          <w:noProof/>
          <w:lang w:val="en-US"/>
        </w:rPr>
      </w:pPr>
      <w:r w:rsidRPr="00AD6721">
        <w:rPr>
          <w:noProof/>
          <w:lang w:val="en-US"/>
        </w:rPr>
        <w:drawing>
          <wp:inline distT="0" distB="0" distL="0" distR="0" wp14:anchorId="6023F270" wp14:editId="7FD7207B">
            <wp:extent cx="5148580" cy="7181527"/>
            <wp:effectExtent l="0" t="0" r="0" b="635"/>
            <wp:docPr id="1239225990" name="Picture 1" descr="A paper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25990" name="Picture 1" descr="A paper with numbers and text&#10;&#10;AI-generated content may be incorrect."/>
                    <pic:cNvPicPr/>
                  </pic:nvPicPr>
                  <pic:blipFill rotWithShape="1">
                    <a:blip r:embed="rId18"/>
                    <a:srcRect t="4365"/>
                    <a:stretch>
                      <a:fillRect/>
                    </a:stretch>
                  </pic:blipFill>
                  <pic:spPr bwMode="auto">
                    <a:xfrm>
                      <a:off x="0" y="0"/>
                      <a:ext cx="5161664" cy="7199777"/>
                    </a:xfrm>
                    <a:prstGeom prst="rect">
                      <a:avLst/>
                    </a:prstGeom>
                    <a:ln>
                      <a:noFill/>
                    </a:ln>
                    <a:extLst>
                      <a:ext uri="{53640926-AAD7-44D8-BBD7-CCE9431645EC}">
                        <a14:shadowObscured xmlns:a14="http://schemas.microsoft.com/office/drawing/2010/main"/>
                      </a:ext>
                    </a:extLst>
                  </pic:spPr>
                </pic:pic>
              </a:graphicData>
            </a:graphic>
          </wp:inline>
        </w:drawing>
      </w:r>
    </w:p>
    <w:p w14:paraId="6E5469FF" w14:textId="0AB4EEEB" w:rsidR="00F67B41" w:rsidRDefault="00765149" w:rsidP="00F15126">
      <w:pPr>
        <w:pStyle w:val="Rubrik2"/>
        <w:rPr>
          <w:lang w:val="en-US"/>
        </w:rPr>
      </w:pPr>
      <w:r>
        <w:rPr>
          <w:lang w:val="en-US"/>
        </w:rPr>
        <w:t>Core specification results</w:t>
      </w:r>
    </w:p>
    <w:p w14:paraId="1FD3FAA2" w14:textId="2AA04826" w:rsidR="00181B5C" w:rsidRPr="00181B5C" w:rsidRDefault="00181B5C" w:rsidP="00F15126">
      <w:pPr>
        <w:pStyle w:val="Paragraph"/>
        <w:spacing w:line="360" w:lineRule="auto"/>
        <w:ind w:firstLine="720"/>
        <w:rPr>
          <w:lang w:val="en-US"/>
        </w:rPr>
      </w:pPr>
      <w:r w:rsidRPr="00181B5C">
        <w:rPr>
          <w:lang w:val="en-US"/>
        </w:rPr>
        <w:t xml:space="preserve">Our discussion begins with </w:t>
      </w:r>
      <w:r>
        <w:rPr>
          <w:lang w:val="en-US"/>
        </w:rPr>
        <w:t xml:space="preserve">model </w:t>
      </w:r>
      <w:r w:rsidRPr="00181B5C">
        <w:rPr>
          <w:lang w:val="en-US"/>
        </w:rPr>
        <w:t xml:space="preserve">results from the </w:t>
      </w:r>
      <w:r>
        <w:rPr>
          <w:lang w:val="en-US"/>
        </w:rPr>
        <w:t>base specifications</w:t>
      </w:r>
      <w:r w:rsidRPr="00181B5C">
        <w:rPr>
          <w:lang w:val="en-US"/>
        </w:rPr>
        <w:t xml:space="preserve">, which </w:t>
      </w:r>
      <w:r w:rsidRPr="00181B5C">
        <w:rPr>
          <w:lang w:val="en-US"/>
        </w:rPr>
        <w:lastRenderedPageBreak/>
        <w:t xml:space="preserve">exclude interaction terms and serve as a point of comparison for subsequent models that account for heterogeneity across household types. Tables </w:t>
      </w:r>
      <w:r>
        <w:rPr>
          <w:lang w:val="en-US"/>
        </w:rPr>
        <w:t>3</w:t>
      </w:r>
      <w:r w:rsidRPr="00181B5C">
        <w:rPr>
          <w:lang w:val="en-US"/>
        </w:rPr>
        <w:t xml:space="preserve"> and </w:t>
      </w:r>
      <w:r>
        <w:rPr>
          <w:lang w:val="en-US"/>
        </w:rPr>
        <w:t>4</w:t>
      </w:r>
      <w:r w:rsidRPr="00181B5C">
        <w:rPr>
          <w:lang w:val="en-US"/>
        </w:rPr>
        <w:t xml:space="preserve"> present the estimation results for respondents who own and rent their housing units, respectively. In both samples, positive (negative) coefficients indicate an increase (decrease) in average utility associated with the attribute level, relative to its reference level. Reference levels are specified as the least desirable alternative to aid in interpretation.</w:t>
      </w:r>
    </w:p>
    <w:p w14:paraId="2242E668" w14:textId="77777777" w:rsidR="00181B5C" w:rsidRPr="00181B5C" w:rsidRDefault="00181B5C" w:rsidP="00F15126">
      <w:pPr>
        <w:pStyle w:val="Paragraph"/>
        <w:spacing w:line="360" w:lineRule="auto"/>
        <w:ind w:firstLine="720"/>
        <w:rPr>
          <w:lang w:val="en-US"/>
        </w:rPr>
      </w:pPr>
      <w:r w:rsidRPr="00181B5C">
        <w:rPr>
          <w:lang w:val="en-US"/>
        </w:rPr>
        <w:t>Across both tenure groups, all estimated coefficients exhibit the expected signs and a high degree of statistical significance. For most attributes, the mean coefficients are positive, implying that closer proximity to amenities or improved neighborhood features are preferred over their reference levels. The statistically significant standard deviation estimates further confirm the presence of unobserved preference heterogeneity among households, supporting the use of the mixed logit specification.</w:t>
      </w:r>
    </w:p>
    <w:p w14:paraId="11CE1B37" w14:textId="77777777" w:rsidR="00EA0C07" w:rsidRDefault="00EA0C07" w:rsidP="00F15126">
      <w:pPr>
        <w:pStyle w:val="Paragraph"/>
        <w:spacing w:line="360" w:lineRule="auto"/>
        <w:jc w:val="center"/>
        <w:rPr>
          <w:noProof/>
          <w:lang w:val="en-US"/>
        </w:rPr>
      </w:pPr>
    </w:p>
    <w:p w14:paraId="38ED67B4" w14:textId="2B6FEB1C" w:rsidR="00EA0C07" w:rsidRDefault="00EA0C07" w:rsidP="00F15126">
      <w:pPr>
        <w:pStyle w:val="Beskrivning"/>
        <w:keepNext/>
        <w:spacing w:line="360" w:lineRule="auto"/>
        <w:jc w:val="center"/>
      </w:pPr>
      <w:commentRangeStart w:id="59"/>
      <w:r>
        <w:t xml:space="preserve">Table </w:t>
      </w:r>
      <w:r>
        <w:fldChar w:fldCharType="begin"/>
      </w:r>
      <w:r>
        <w:instrText xml:space="preserve"> SEQ Table \* ARABIC </w:instrText>
      </w:r>
      <w:r>
        <w:fldChar w:fldCharType="separate"/>
      </w:r>
      <w:r>
        <w:rPr>
          <w:noProof/>
        </w:rPr>
        <w:t>3</w:t>
      </w:r>
      <w:r>
        <w:rPr>
          <w:noProof/>
        </w:rPr>
        <w:fldChar w:fldCharType="end"/>
      </w:r>
      <w:commentRangeEnd w:id="59"/>
      <w:r w:rsidR="005D1691">
        <w:rPr>
          <w:rStyle w:val="Kommentarsreferens"/>
          <w:i w:val="0"/>
          <w:iCs w:val="0"/>
          <w:color w:val="auto"/>
        </w:rPr>
        <w:commentReference w:id="59"/>
      </w:r>
    </w:p>
    <w:p w14:paraId="7B8DD72E" w14:textId="6392CCF7" w:rsidR="00181B5C" w:rsidRPr="00181B5C" w:rsidRDefault="00181B5C" w:rsidP="00F15126">
      <w:pPr>
        <w:pStyle w:val="Paragraph"/>
        <w:spacing w:line="360" w:lineRule="auto"/>
        <w:jc w:val="center"/>
        <w:rPr>
          <w:lang w:val="en-US"/>
        </w:rPr>
      </w:pPr>
      <w:r w:rsidRPr="00C734B8">
        <w:rPr>
          <w:noProof/>
          <w:lang w:val="en-US"/>
        </w:rPr>
        <w:drawing>
          <wp:inline distT="0" distB="0" distL="0" distR="0" wp14:anchorId="222B9E0B" wp14:editId="3F9F7686">
            <wp:extent cx="4235570" cy="4064743"/>
            <wp:effectExtent l="0" t="0" r="0" b="0"/>
            <wp:docPr id="590446225" name="Picture 1" descr="A table of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46225" name="Picture 1" descr="A table of numbers and a number of objects&#10;&#10;AI-generated content may be incorrect."/>
                    <pic:cNvPicPr/>
                  </pic:nvPicPr>
                  <pic:blipFill rotWithShape="1">
                    <a:blip r:embed="rId19"/>
                    <a:srcRect t="9766" r="3330"/>
                    <a:stretch>
                      <a:fillRect/>
                    </a:stretch>
                  </pic:blipFill>
                  <pic:spPr bwMode="auto">
                    <a:xfrm>
                      <a:off x="0" y="0"/>
                      <a:ext cx="4240049" cy="4069042"/>
                    </a:xfrm>
                    <a:prstGeom prst="rect">
                      <a:avLst/>
                    </a:prstGeom>
                    <a:ln>
                      <a:noFill/>
                    </a:ln>
                    <a:extLst>
                      <a:ext uri="{53640926-AAD7-44D8-BBD7-CCE9431645EC}">
                        <a14:shadowObscured xmlns:a14="http://schemas.microsoft.com/office/drawing/2010/main"/>
                      </a:ext>
                    </a:extLst>
                  </pic:spPr>
                </pic:pic>
              </a:graphicData>
            </a:graphic>
          </wp:inline>
        </w:drawing>
      </w:r>
    </w:p>
    <w:p w14:paraId="389FDB6E" w14:textId="7E5BACD3" w:rsidR="00181B5C" w:rsidRDefault="00181B5C" w:rsidP="00F15126">
      <w:pPr>
        <w:pStyle w:val="Paragraph"/>
        <w:spacing w:line="360" w:lineRule="auto"/>
        <w:ind w:firstLine="720"/>
        <w:rPr>
          <w:lang w:val="en-US"/>
        </w:rPr>
      </w:pPr>
      <w:r w:rsidRPr="00181B5C">
        <w:rPr>
          <w:lang w:val="en-US"/>
        </w:rPr>
        <w:t xml:space="preserve">The MRS </w:t>
      </w:r>
      <w:r w:rsidR="0007102B">
        <w:rPr>
          <w:lang w:val="en-US"/>
        </w:rPr>
        <w:t xml:space="preserve">values </w:t>
      </w:r>
      <w:r w:rsidRPr="00181B5C">
        <w:rPr>
          <w:lang w:val="en-US"/>
        </w:rPr>
        <w:t xml:space="preserve">are reported in column </w:t>
      </w:r>
      <w:r>
        <w:rPr>
          <w:lang w:val="en-US"/>
        </w:rPr>
        <w:t>four</w:t>
      </w:r>
      <w:r w:rsidRPr="00181B5C">
        <w:rPr>
          <w:lang w:val="en-US"/>
        </w:rPr>
        <w:t xml:space="preserve"> and are computed as the ratio of attribute to price coefficients, following Equation </w:t>
      </w:r>
      <w:r w:rsidR="000F2A45" w:rsidRPr="00741BA3">
        <w:rPr>
          <w:highlight w:val="red"/>
          <w:lang w:val="en-US"/>
        </w:rPr>
        <w:t>XX</w:t>
      </w:r>
      <w:r>
        <w:rPr>
          <w:lang w:val="en-US"/>
        </w:rPr>
        <w:t>.</w:t>
      </w:r>
      <w:r w:rsidRPr="00181B5C">
        <w:rPr>
          <w:lang w:val="en-US"/>
        </w:rPr>
        <w:t xml:space="preserve"> The corresponding MWTP </w:t>
      </w:r>
      <w:r w:rsidRPr="00181B5C">
        <w:rPr>
          <w:lang w:val="en-US"/>
        </w:rPr>
        <w:lastRenderedPageBreak/>
        <w:t xml:space="preserve">values in column </w:t>
      </w:r>
      <w:r w:rsidR="0007102B">
        <w:rPr>
          <w:lang w:val="en-US"/>
        </w:rPr>
        <w:t>five</w:t>
      </w:r>
      <w:r w:rsidRPr="00181B5C">
        <w:rPr>
          <w:lang w:val="en-US"/>
        </w:rPr>
        <w:t xml:space="preserve"> are obtained by scaling the MRS by 10 percent of the average planned housing cost for each tenure group, as described in Equation </w:t>
      </w:r>
      <w:r w:rsidR="000F2A45" w:rsidRPr="00741BA3">
        <w:rPr>
          <w:highlight w:val="red"/>
          <w:lang w:val="en-US"/>
        </w:rPr>
        <w:t>YY</w:t>
      </w:r>
      <w:r>
        <w:rPr>
          <w:lang w:val="en-US"/>
        </w:rPr>
        <w:t>.</w:t>
      </w:r>
    </w:p>
    <w:p w14:paraId="103A8F8F" w14:textId="7580561E" w:rsidR="00181B5C" w:rsidRDefault="00181B5C" w:rsidP="00F15126">
      <w:pPr>
        <w:pStyle w:val="Paragraph"/>
        <w:spacing w:line="360" w:lineRule="auto"/>
        <w:ind w:firstLine="720"/>
        <w:rPr>
          <w:ins w:id="60" w:author="Magnus Zingmark" w:date="2025-11-10T14:22:00Z" w16du:dateUtc="2025-11-10T13:22:00Z"/>
          <w:lang w:val="en-US"/>
        </w:rPr>
      </w:pPr>
      <w:r w:rsidRPr="00181B5C">
        <w:rPr>
          <w:lang w:val="en-US"/>
        </w:rPr>
        <w:t xml:space="preserve">As shown in Table </w:t>
      </w:r>
      <w:r>
        <w:rPr>
          <w:lang w:val="en-US"/>
        </w:rPr>
        <w:t>3,</w:t>
      </w:r>
      <w:r w:rsidRPr="00181B5C">
        <w:rPr>
          <w:lang w:val="en-US"/>
        </w:rPr>
        <w:t xml:space="preserve"> </w:t>
      </w:r>
      <w:r w:rsidR="0007102B">
        <w:rPr>
          <w:lang w:val="en-US"/>
        </w:rPr>
        <w:t>homeowners</w:t>
      </w:r>
      <w:r w:rsidR="000F2A45">
        <w:rPr>
          <w:lang w:val="en-US"/>
        </w:rPr>
        <w:t xml:space="preserve"> are</w:t>
      </w:r>
      <w:r w:rsidRPr="00181B5C">
        <w:rPr>
          <w:lang w:val="en-US"/>
        </w:rPr>
        <w:t xml:space="preserve"> willing to pay 440 SEK per month </w:t>
      </w:r>
      <w:r w:rsidR="000F2A45">
        <w:rPr>
          <w:lang w:val="en-US"/>
        </w:rPr>
        <w:t xml:space="preserve">more </w:t>
      </w:r>
      <w:r w:rsidRPr="00181B5C">
        <w:rPr>
          <w:lang w:val="en-US"/>
        </w:rPr>
        <w:t>to avoid living 15 km from the nearest green area and roughly 620 SEK per month to live within 500 m of shops. Access to parking is also highly valued, with MWTP estimates of 615 SEK for a reserved garage and 511 SEK for a reserved parking space</w:t>
      </w:r>
      <w:r w:rsidR="0007102B">
        <w:rPr>
          <w:lang w:val="en-US"/>
        </w:rPr>
        <w:t>, compared to no reserved parking</w:t>
      </w:r>
      <w:r w:rsidRPr="00181B5C">
        <w:rPr>
          <w:lang w:val="en-US"/>
        </w:rPr>
        <w:t>. These results</w:t>
      </w:r>
      <w:r w:rsidR="001C5700">
        <w:rPr>
          <w:lang w:val="en-US"/>
        </w:rPr>
        <w:t xml:space="preserve"> generally</w:t>
      </w:r>
      <w:r w:rsidRPr="00181B5C">
        <w:rPr>
          <w:lang w:val="en-US"/>
        </w:rPr>
        <w:t xml:space="preserve"> suggest </w:t>
      </w:r>
      <w:r w:rsidR="0007102B">
        <w:rPr>
          <w:lang w:val="en-US"/>
        </w:rPr>
        <w:t>a</w:t>
      </w:r>
      <w:r w:rsidR="001C5700">
        <w:rPr>
          <w:lang w:val="en-US"/>
        </w:rPr>
        <w:t xml:space="preserve"> comparatively greater preference for proximity to shops and secure parking options.</w:t>
      </w:r>
    </w:p>
    <w:p w14:paraId="52819E5A" w14:textId="77777777" w:rsidR="007455C7" w:rsidRPr="007455C7" w:rsidRDefault="007455C7" w:rsidP="007455C7">
      <w:pPr>
        <w:pStyle w:val="Newparagraph"/>
        <w:rPr>
          <w:lang w:val="en-US"/>
        </w:rPr>
        <w:pPrChange w:id="61" w:author="Magnus Zingmark" w:date="2025-11-10T14:22:00Z" w16du:dateUtc="2025-11-10T13:22:00Z">
          <w:pPr>
            <w:pStyle w:val="Paragraph"/>
            <w:spacing w:line="360" w:lineRule="auto"/>
            <w:ind w:firstLine="720"/>
          </w:pPr>
        </w:pPrChange>
      </w:pPr>
    </w:p>
    <w:p w14:paraId="5650F75D" w14:textId="77777777" w:rsidR="00EA0C07" w:rsidRDefault="00EA0C07" w:rsidP="00F15126">
      <w:pPr>
        <w:pStyle w:val="Paragraph"/>
        <w:spacing w:line="360" w:lineRule="auto"/>
        <w:rPr>
          <w:noProof/>
          <w:lang w:val="en-US"/>
        </w:rPr>
      </w:pPr>
    </w:p>
    <w:p w14:paraId="003A2DE7" w14:textId="3DCDF5AE" w:rsidR="00EA0C07" w:rsidRDefault="00EA0C07" w:rsidP="00F15126">
      <w:pPr>
        <w:pStyle w:val="Beskrivning"/>
        <w:keepNext/>
        <w:spacing w:line="360" w:lineRule="auto"/>
        <w:jc w:val="center"/>
      </w:pPr>
      <w:r>
        <w:t xml:space="preserve">Table </w:t>
      </w:r>
      <w:r>
        <w:fldChar w:fldCharType="begin"/>
      </w:r>
      <w:r>
        <w:instrText xml:space="preserve"> SEQ Table \* ARABIC </w:instrText>
      </w:r>
      <w:r>
        <w:fldChar w:fldCharType="separate"/>
      </w:r>
      <w:r>
        <w:rPr>
          <w:noProof/>
        </w:rPr>
        <w:t>4</w:t>
      </w:r>
      <w:r>
        <w:rPr>
          <w:noProof/>
        </w:rPr>
        <w:fldChar w:fldCharType="end"/>
      </w:r>
    </w:p>
    <w:p w14:paraId="7468C4E7" w14:textId="7B430CDA" w:rsidR="00181B5C" w:rsidRPr="00181B5C" w:rsidRDefault="00181B5C" w:rsidP="00F15126">
      <w:pPr>
        <w:pStyle w:val="Paragraph"/>
        <w:spacing w:line="360" w:lineRule="auto"/>
        <w:jc w:val="center"/>
        <w:rPr>
          <w:lang w:val="en-US"/>
        </w:rPr>
      </w:pPr>
      <w:r w:rsidRPr="00687915">
        <w:rPr>
          <w:noProof/>
          <w:lang w:val="en-US"/>
        </w:rPr>
        <w:drawing>
          <wp:inline distT="0" distB="0" distL="0" distR="0" wp14:anchorId="60569C6C" wp14:editId="143974D0">
            <wp:extent cx="4649638" cy="4518672"/>
            <wp:effectExtent l="0" t="0" r="0" b="0"/>
            <wp:docPr id="1233321441" name="Picture 1" descr="A table of information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21441" name="Picture 1" descr="A table of information with numbers and lines&#10;&#10;AI-generated content may be incorrect."/>
                    <pic:cNvPicPr/>
                  </pic:nvPicPr>
                  <pic:blipFill rotWithShape="1">
                    <a:blip r:embed="rId20"/>
                    <a:srcRect t="7259" r="2752"/>
                    <a:stretch>
                      <a:fillRect/>
                    </a:stretch>
                  </pic:blipFill>
                  <pic:spPr bwMode="auto">
                    <a:xfrm>
                      <a:off x="0" y="0"/>
                      <a:ext cx="4651222" cy="4520212"/>
                    </a:xfrm>
                    <a:prstGeom prst="rect">
                      <a:avLst/>
                    </a:prstGeom>
                    <a:ln>
                      <a:noFill/>
                    </a:ln>
                    <a:extLst>
                      <a:ext uri="{53640926-AAD7-44D8-BBD7-CCE9431645EC}">
                        <a14:shadowObscured xmlns:a14="http://schemas.microsoft.com/office/drawing/2010/main"/>
                      </a:ext>
                    </a:extLst>
                  </pic:spPr>
                </pic:pic>
              </a:graphicData>
            </a:graphic>
          </wp:inline>
        </w:drawing>
      </w:r>
    </w:p>
    <w:p w14:paraId="1B80A792" w14:textId="7A1FBEBF" w:rsidR="00181B5C" w:rsidRPr="00181B5C" w:rsidRDefault="00181B5C" w:rsidP="003E61F3">
      <w:pPr>
        <w:pStyle w:val="Paragraph"/>
        <w:spacing w:line="360" w:lineRule="auto"/>
        <w:ind w:firstLine="720"/>
        <w:rPr>
          <w:lang w:val="en-US"/>
        </w:rPr>
      </w:pPr>
      <w:r w:rsidRPr="00181B5C">
        <w:rPr>
          <w:lang w:val="en-US"/>
        </w:rPr>
        <w:t xml:space="preserve">Turning to renters, Table </w:t>
      </w:r>
      <w:r>
        <w:rPr>
          <w:lang w:val="en-US"/>
        </w:rPr>
        <w:t xml:space="preserve">4 </w:t>
      </w:r>
      <w:r w:rsidRPr="00181B5C">
        <w:rPr>
          <w:lang w:val="en-US"/>
        </w:rPr>
        <w:t>reveals similar preference patterns but with generally lower MWTP magnitudes. Renters are willing to pay 618 SEK per month to reside within 500 m of green space and 637 SEK for proximity to shops within 500</w:t>
      </w:r>
      <w:r w:rsidR="001C5700">
        <w:rPr>
          <w:lang w:val="en-US"/>
        </w:rPr>
        <w:t xml:space="preserve">. These </w:t>
      </w:r>
      <w:r w:rsidRPr="00181B5C">
        <w:rPr>
          <w:lang w:val="en-US"/>
        </w:rPr>
        <w:lastRenderedPageBreak/>
        <w:t>values remain economically meaningful yet modestly below those of owners. Renters also show strong preferences for parking access, although their MWTP for a reserved garage (337 SEK) or space (307 SEK) is roughly half that of homeowners.</w:t>
      </w:r>
    </w:p>
    <w:p w14:paraId="0022E5E9" w14:textId="51D58F8E" w:rsidR="00181B5C" w:rsidRPr="00181B5C" w:rsidRDefault="00181B5C" w:rsidP="00F15126">
      <w:pPr>
        <w:pStyle w:val="Paragraph"/>
        <w:spacing w:line="360" w:lineRule="auto"/>
        <w:ind w:firstLine="720"/>
        <w:rPr>
          <w:lang w:val="en-US"/>
        </w:rPr>
      </w:pPr>
      <w:r w:rsidRPr="00181B5C">
        <w:rPr>
          <w:lang w:val="en-US"/>
        </w:rPr>
        <w:t>Overall, the</w:t>
      </w:r>
      <w:r w:rsidR="001C5700">
        <w:rPr>
          <w:lang w:val="en-US"/>
        </w:rPr>
        <w:t xml:space="preserve"> base specification </w:t>
      </w:r>
      <w:r w:rsidRPr="00181B5C">
        <w:rPr>
          <w:lang w:val="en-US"/>
        </w:rPr>
        <w:t>results demonstrate robust and consistent patterns of residential preferences. The strong fit of the mixed logit models, along with significant random parameter estimates, supports their use as the preferred framework for the heterogeneity analyses that follow.</w:t>
      </w:r>
    </w:p>
    <w:p w14:paraId="06630401" w14:textId="413774B2" w:rsidR="00687915" w:rsidRDefault="00127537" w:rsidP="00F15126">
      <w:pPr>
        <w:pStyle w:val="Rubrik2"/>
        <w:rPr>
          <w:lang w:val="en-US"/>
        </w:rPr>
      </w:pPr>
      <w:r>
        <w:rPr>
          <w:lang w:val="en-US"/>
        </w:rPr>
        <w:t>Heterogeneity model results</w:t>
      </w:r>
    </w:p>
    <w:p w14:paraId="06F65A83" w14:textId="77777777" w:rsidR="00CE2518" w:rsidRDefault="00CE2518" w:rsidP="00F15126">
      <w:pPr>
        <w:pStyle w:val="Rubrik2"/>
        <w:rPr>
          <w:sz w:val="36"/>
          <w:szCs w:val="36"/>
        </w:rPr>
      </w:pPr>
      <w:r>
        <w:t>Age Heterogeneity</w:t>
      </w:r>
    </w:p>
    <w:p w14:paraId="5882876A" w14:textId="2039D8C3" w:rsidR="00CE2518" w:rsidRPr="00CE2518" w:rsidRDefault="00CE2518" w:rsidP="00F15126">
      <w:pPr>
        <w:pStyle w:val="Paragraph"/>
        <w:spacing w:line="360" w:lineRule="auto"/>
        <w:ind w:firstLine="720"/>
        <w:rPr>
          <w:lang w:val="en-US"/>
        </w:rPr>
      </w:pPr>
      <w:r w:rsidRPr="00CE2518">
        <w:rPr>
          <w:lang w:val="en-US"/>
        </w:rPr>
        <w:t xml:space="preserve">To assess whether preferences differ among the oldest respondents, mixed logit models were estimated with interaction terms between all housing attributes and a dummy variable </w:t>
      </w:r>
      <w:r w:rsidR="00F128EC">
        <w:rPr>
          <w:lang w:val="en-US"/>
        </w:rPr>
        <w:t xml:space="preserve">equal to one </w:t>
      </w:r>
      <w:r w:rsidRPr="00CE2518">
        <w:rPr>
          <w:lang w:val="en-US"/>
        </w:rPr>
        <w:t>for individuals aged 75 years or older. The main effects capture preferences for respondents under 75, while interaction coefficients indicate whether the marginal utilities differ for the 75+ group. MWTP values are calculated for each group separately as the ratio of the attribute to price coefficient</w:t>
      </w:r>
      <w:r w:rsidR="003E61F3">
        <w:rPr>
          <w:lang w:val="en-US"/>
        </w:rPr>
        <w:t>.</w:t>
      </w:r>
    </w:p>
    <w:p w14:paraId="4E42AF5C" w14:textId="2929E2C9" w:rsidR="00CE2518" w:rsidRPr="001C5700" w:rsidRDefault="001C5700" w:rsidP="00F15126">
      <w:pPr>
        <w:pStyle w:val="Paragraph"/>
        <w:spacing w:line="360" w:lineRule="auto"/>
        <w:ind w:firstLine="720"/>
        <w:rPr>
          <w:lang w:val="en-US"/>
        </w:rPr>
      </w:pPr>
      <w:r>
        <w:rPr>
          <w:lang w:val="en-US"/>
        </w:rPr>
        <w:t xml:space="preserve">Table 5 reports the results.  </w:t>
      </w:r>
      <w:r w:rsidR="00CE2518" w:rsidRPr="001C5700">
        <w:rPr>
          <w:lang w:val="en-US"/>
        </w:rPr>
        <w:t>Among homeowners under 75, proximity to amenities generates strong and statistically significant utility gains. The baseline MWTPs are 426 SEK</w:t>
      </w:r>
      <w:r w:rsidR="003E61F3">
        <w:rPr>
          <w:lang w:val="en-US"/>
        </w:rPr>
        <w:t xml:space="preserve"> a </w:t>
      </w:r>
      <w:r w:rsidR="00CE2518" w:rsidRPr="001C5700">
        <w:rPr>
          <w:lang w:val="en-US"/>
        </w:rPr>
        <w:t>month for green space within 500 m (vs 15 km), 515 SEK for shops within 500 m, and 558 SEK for a reserved garage</w:t>
      </w:r>
      <w:r w:rsidR="003E61F3">
        <w:rPr>
          <w:lang w:val="en-US"/>
        </w:rPr>
        <w:t>.</w:t>
      </w:r>
    </w:p>
    <w:p w14:paraId="29F13292" w14:textId="1B5F1A06" w:rsidR="00CE2518" w:rsidRPr="001C5700" w:rsidRDefault="00CE2518" w:rsidP="00F15126">
      <w:pPr>
        <w:pStyle w:val="Paragraph"/>
        <w:spacing w:line="360" w:lineRule="auto"/>
        <w:ind w:firstLine="720"/>
        <w:rPr>
          <w:lang w:val="en-US"/>
        </w:rPr>
      </w:pPr>
      <w:r w:rsidRPr="001C5700">
        <w:rPr>
          <w:lang w:val="en-US"/>
        </w:rPr>
        <w:t xml:space="preserve">For homeowners aged 75 and older, </w:t>
      </w:r>
      <w:r w:rsidR="00F17BD6">
        <w:rPr>
          <w:lang w:val="en-US"/>
        </w:rPr>
        <w:t>we see that the</w:t>
      </w:r>
      <w:r w:rsidRPr="001C5700">
        <w:rPr>
          <w:lang w:val="en-US"/>
        </w:rPr>
        <w:t xml:space="preserve"> coefficient for </w:t>
      </w:r>
      <w:r w:rsidRPr="001C5700">
        <w:rPr>
          <w:i/>
          <w:iCs/>
          <w:lang w:val="en-US"/>
        </w:rPr>
        <w:t>green space × 75+</w:t>
      </w:r>
      <w:r w:rsidRPr="001C5700">
        <w:rPr>
          <w:lang w:val="en-US"/>
        </w:rPr>
        <w:t xml:space="preserve"> is negative (−0.68, p &lt; 0.05), indicating that older homeowners derive less marginal utility from nearby green areas than younger respondents. The corresponding MWTP for green space within 500 m is </w:t>
      </w:r>
      <w:r w:rsidR="00F17BD6">
        <w:rPr>
          <w:lang w:val="en-US"/>
        </w:rPr>
        <w:t>407</w:t>
      </w:r>
      <w:r w:rsidRPr="001C5700">
        <w:rPr>
          <w:lang w:val="en-US"/>
        </w:rPr>
        <w:t xml:space="preserve"> SEK</w:t>
      </w:r>
      <w:r w:rsidR="00F17BD6">
        <w:rPr>
          <w:lang w:val="en-US"/>
        </w:rPr>
        <w:t xml:space="preserve"> a </w:t>
      </w:r>
      <w:r w:rsidRPr="001C5700">
        <w:rPr>
          <w:lang w:val="en-US"/>
        </w:rPr>
        <w:t>month, lower than th</w:t>
      </w:r>
      <w:r w:rsidR="00741BA3">
        <w:rPr>
          <w:lang w:val="en-US"/>
        </w:rPr>
        <w:t>e younger baseline group</w:t>
      </w:r>
      <w:r w:rsidRPr="001C5700">
        <w:rPr>
          <w:lang w:val="en-US"/>
        </w:rPr>
        <w:t>.</w:t>
      </w:r>
      <w:r w:rsidRPr="001C5700">
        <w:rPr>
          <w:lang w:val="en-US"/>
        </w:rPr>
        <w:br/>
        <w:t xml:space="preserve">In contrast, the </w:t>
      </w:r>
      <w:r w:rsidR="00F318ED" w:rsidRPr="001C5700">
        <w:rPr>
          <w:lang w:val="en-US"/>
        </w:rPr>
        <w:t xml:space="preserve">coefficient </w:t>
      </w:r>
      <w:r w:rsidR="00F318ED" w:rsidRPr="00F17BD6">
        <w:rPr>
          <w:i/>
          <w:iCs/>
          <w:lang w:val="en-US"/>
        </w:rPr>
        <w:t>transit</w:t>
      </w:r>
      <w:r w:rsidRPr="00F17BD6">
        <w:rPr>
          <w:i/>
          <w:iCs/>
          <w:lang w:val="en-US"/>
        </w:rPr>
        <w:t xml:space="preserve"> stop × 75+</w:t>
      </w:r>
      <w:r w:rsidRPr="001C5700">
        <w:rPr>
          <w:lang w:val="en-US"/>
        </w:rPr>
        <w:t xml:space="preserve"> is positive (0.47, p &lt; 0.05), suggesting that the oldest homeowners place greater value on transit accessibility. Their MWTP for a 600 m transit stop is approximately </w:t>
      </w:r>
      <w:r w:rsidR="00F17BD6">
        <w:rPr>
          <w:lang w:val="en-US"/>
        </w:rPr>
        <w:t>138</w:t>
      </w:r>
      <w:r w:rsidRPr="001C5700">
        <w:rPr>
          <w:lang w:val="en-US"/>
        </w:rPr>
        <w:t xml:space="preserve"> SEK</w:t>
      </w:r>
      <w:r w:rsidR="00F17BD6">
        <w:rPr>
          <w:lang w:val="en-US"/>
        </w:rPr>
        <w:t xml:space="preserve"> a </w:t>
      </w:r>
      <w:r w:rsidRPr="001C5700">
        <w:rPr>
          <w:lang w:val="en-US"/>
        </w:rPr>
        <w:t xml:space="preserve">month, compared with </w:t>
      </w:r>
      <w:r w:rsidR="00F17BD6">
        <w:rPr>
          <w:lang w:val="en-US"/>
        </w:rPr>
        <w:t>21</w:t>
      </w:r>
      <w:r w:rsidRPr="001C5700">
        <w:rPr>
          <w:lang w:val="en-US"/>
        </w:rPr>
        <w:t xml:space="preserve"> SEK for younger respondents.</w:t>
      </w:r>
      <w:r w:rsidR="00F318ED">
        <w:rPr>
          <w:lang w:val="en-US"/>
        </w:rPr>
        <w:t xml:space="preserve">  </w:t>
      </w:r>
      <w:r w:rsidRPr="001C5700">
        <w:rPr>
          <w:lang w:val="en-US"/>
        </w:rPr>
        <w:t>These results imply that while overall preference patterns are stable across age groups, the relative importance of green space and public transport accessibility shifts modestly among homeowners aged 75+.</w:t>
      </w:r>
    </w:p>
    <w:p w14:paraId="7CCA91D4" w14:textId="022ED7E4" w:rsidR="00CE2518" w:rsidRPr="00CE2518" w:rsidRDefault="00CE2518" w:rsidP="00F15126">
      <w:pPr>
        <w:pStyle w:val="Paragraph"/>
        <w:spacing w:line="360" w:lineRule="auto"/>
        <w:ind w:firstLine="720"/>
        <w:rPr>
          <w:lang w:val="en-US"/>
        </w:rPr>
      </w:pPr>
      <w:r w:rsidRPr="001C5700">
        <w:rPr>
          <w:lang w:val="en-US"/>
        </w:rPr>
        <w:lastRenderedPageBreak/>
        <w:t>Among renters under 75, MWTPs mirror those of homeowners in relative terms: 489 SEK for green space within 500 m, 518 SEK for shops within 500 m, and 286–323 SEK for parking amenities.</w:t>
      </w:r>
      <w:r w:rsidR="00F318ED">
        <w:rPr>
          <w:lang w:val="en-US"/>
        </w:rPr>
        <w:t xml:space="preserve">  </w:t>
      </w:r>
      <w:r w:rsidR="00F17BD6">
        <w:rPr>
          <w:lang w:val="en-US"/>
        </w:rPr>
        <w:t xml:space="preserve">We observe that </w:t>
      </w:r>
      <w:r w:rsidRPr="001C5700">
        <w:rPr>
          <w:lang w:val="en-US"/>
        </w:rPr>
        <w:t>renters aged 75+</w:t>
      </w:r>
      <w:r w:rsidR="00F17BD6">
        <w:rPr>
          <w:lang w:val="en-US"/>
        </w:rPr>
        <w:t xml:space="preserve"> value proximity to shops to a lesser extent than their younger counterpart</w:t>
      </w:r>
      <w:r w:rsidR="008404AB">
        <w:rPr>
          <w:lang w:val="en-US"/>
        </w:rPr>
        <w:t xml:space="preserve"> with a MWTP of 446 SEK compared to 518 SEK</w:t>
      </w:r>
      <w:r w:rsidRPr="001C5700">
        <w:rPr>
          <w:lang w:val="en-US"/>
        </w:rPr>
        <w:t>. Other interactions, including those for green space, transit, and parking, are statistically insignificant, although MWTP values remain positive, suggesting continued but more</w:t>
      </w:r>
      <w:r w:rsidRPr="00CE2518">
        <w:rPr>
          <w:lang w:val="en-US"/>
        </w:rPr>
        <w:t xml:space="preserve"> modest preferences for these amenities.</w:t>
      </w:r>
    </w:p>
    <w:p w14:paraId="68110C0E" w14:textId="14436F5E" w:rsidR="00CE2518" w:rsidRPr="00CE2518" w:rsidRDefault="00CE2518" w:rsidP="00F15126">
      <w:pPr>
        <w:pStyle w:val="Paragraph"/>
        <w:spacing w:line="360" w:lineRule="auto"/>
        <w:ind w:firstLine="720"/>
        <w:rPr>
          <w:lang w:val="en-US"/>
        </w:rPr>
      </w:pPr>
      <w:r w:rsidRPr="00CE2518">
        <w:rPr>
          <w:lang w:val="en-US"/>
        </w:rPr>
        <w:t>Both specifications demonstrate good fit. The homeowner model yields a log-likelihood of −3125.21 (McFadden R² = 0.37), and the renter model −610.58 (R² = 0.40). Likelihood-ratio tests reject the null of no interaction effects (p &lt; 0.001 for both models), confirming that age heterogeneity contributes significantly to explaining observed choice behavior.</w:t>
      </w:r>
      <w:r w:rsidR="003E61F3">
        <w:rPr>
          <w:lang w:val="en-US"/>
        </w:rPr>
        <w:t xml:space="preserve"> However, </w:t>
      </w:r>
      <w:r w:rsidR="00F17BD6">
        <w:t>no distinct patterns were observed in how older renters and homeowners value the various residential attributes examined in our choice experiment compared to their younger counterparts.</w:t>
      </w:r>
    </w:p>
    <w:p w14:paraId="0A5B690A" w14:textId="407BB6F7" w:rsidR="00EA0C07" w:rsidRPr="00CE2518" w:rsidRDefault="00EA0C07" w:rsidP="00F15126">
      <w:pPr>
        <w:pStyle w:val="Paragraph"/>
        <w:spacing w:line="360" w:lineRule="auto"/>
        <w:ind w:firstLine="720"/>
        <w:rPr>
          <w:lang w:val="en-US"/>
        </w:rPr>
      </w:pPr>
    </w:p>
    <w:p w14:paraId="6FD94BBE" w14:textId="33B3660C" w:rsidR="00EA0C07" w:rsidRDefault="00EA0C07" w:rsidP="00F15126">
      <w:pPr>
        <w:pStyle w:val="Beskrivning"/>
        <w:keepNext/>
        <w:spacing w:line="360" w:lineRule="auto"/>
        <w:jc w:val="center"/>
      </w:pPr>
      <w:r>
        <w:lastRenderedPageBreak/>
        <w:t xml:space="preserve">Table </w:t>
      </w:r>
      <w:r>
        <w:fldChar w:fldCharType="begin"/>
      </w:r>
      <w:r>
        <w:instrText xml:space="preserve"> SEQ Table \* ARABIC </w:instrText>
      </w:r>
      <w:r>
        <w:fldChar w:fldCharType="separate"/>
      </w:r>
      <w:r>
        <w:rPr>
          <w:noProof/>
        </w:rPr>
        <w:t>5</w:t>
      </w:r>
      <w:r>
        <w:rPr>
          <w:noProof/>
        </w:rPr>
        <w:fldChar w:fldCharType="end"/>
      </w:r>
      <w:r w:rsidRPr="0089607B">
        <w:t>- Interaction Regression</w:t>
      </w:r>
      <w:r>
        <w:t xml:space="preserve"> - 75+</w:t>
      </w:r>
    </w:p>
    <w:p w14:paraId="0668B5BB" w14:textId="045EB613" w:rsidR="00127537" w:rsidRDefault="00EA0C07" w:rsidP="00F15126">
      <w:pPr>
        <w:pStyle w:val="Paragraph"/>
        <w:spacing w:line="360" w:lineRule="auto"/>
        <w:ind w:firstLine="720"/>
        <w:rPr>
          <w:lang w:val="en-US"/>
        </w:rPr>
      </w:pPr>
      <w:r>
        <w:rPr>
          <w:noProof/>
          <w:lang w:val="en-US"/>
        </w:rPr>
        <mc:AlternateContent>
          <mc:Choice Requires="wpg">
            <w:drawing>
              <wp:anchor distT="0" distB="0" distL="114300" distR="114300" simplePos="0" relativeHeight="251695104" behindDoc="0" locked="0" layoutInCell="1" allowOverlap="1" wp14:anchorId="42B4B539" wp14:editId="12DE2088">
                <wp:simplePos x="0" y="0"/>
                <wp:positionH relativeFrom="column">
                  <wp:posOffset>653091</wp:posOffset>
                </wp:positionH>
                <wp:positionV relativeFrom="paragraph">
                  <wp:posOffset>747874</wp:posOffset>
                </wp:positionV>
                <wp:extent cx="4140865" cy="2680280"/>
                <wp:effectExtent l="95250" t="152400" r="145415" b="158750"/>
                <wp:wrapNone/>
                <wp:docPr id="1740560773" name="Group 48"/>
                <wp:cNvGraphicFramePr/>
                <a:graphic xmlns:a="http://schemas.openxmlformats.org/drawingml/2006/main">
                  <a:graphicData uri="http://schemas.microsoft.com/office/word/2010/wordprocessingGroup">
                    <wpg:wgp>
                      <wpg:cNvGrpSpPr/>
                      <wpg:grpSpPr>
                        <a:xfrm>
                          <a:off x="0" y="0"/>
                          <a:ext cx="4140865" cy="2680280"/>
                          <a:chOff x="0" y="0"/>
                          <a:chExt cx="4140865" cy="2680280"/>
                        </a:xfrm>
                      </wpg:grpSpPr>
                      <w14:contentPart bwMode="auto" r:id="rId21">
                        <w14:nvContentPartPr>
                          <w14:cNvPr id="1158052106" name="Ink 2"/>
                          <w14:cNvContentPartPr/>
                        </w14:nvContentPartPr>
                        <w14:xfrm>
                          <a:off x="107950" y="1955800"/>
                          <a:ext cx="2703600" cy="39960"/>
                        </w14:xfrm>
                      </w14:contentPart>
                      <w14:contentPart bwMode="auto" r:id="rId22">
                        <w14:nvContentPartPr>
                          <w14:cNvPr id="882195109" name="Ink 8"/>
                          <w14:cNvContentPartPr/>
                        </w14:nvContentPartPr>
                        <w14:xfrm>
                          <a:off x="123825" y="0"/>
                          <a:ext cx="2759710" cy="635"/>
                        </w14:xfrm>
                      </w14:contentPart>
                      <w14:contentPart bwMode="auto" r:id="rId23">
                        <w14:nvContentPartPr>
                          <w14:cNvPr id="868780555" name="Ink 10"/>
                          <w14:cNvContentPartPr/>
                        </w14:nvContentPartPr>
                        <w14:xfrm>
                          <a:off x="139700" y="2616200"/>
                          <a:ext cx="2735640" cy="64080"/>
                        </w14:xfrm>
                      </w14:contentPart>
                      <w14:contentPart bwMode="auto" r:id="rId24">
                        <w14:nvContentPartPr>
                          <w14:cNvPr id="483154433" name="Ink 11"/>
                          <w14:cNvContentPartPr/>
                        </w14:nvContentPartPr>
                        <w14:xfrm>
                          <a:off x="119380" y="709295"/>
                          <a:ext cx="2771280" cy="360"/>
                        </w14:xfrm>
                      </w14:contentPart>
                      <w14:contentPart bwMode="auto" r:id="rId25">
                        <w14:nvContentPartPr>
                          <w14:cNvPr id="1112998889" name="Ink 43"/>
                          <w14:cNvContentPartPr/>
                        </w14:nvContentPartPr>
                        <w14:xfrm>
                          <a:off x="3024505" y="2407920"/>
                          <a:ext cx="1116360" cy="27720"/>
                        </w14:xfrm>
                      </w14:contentPart>
                      <w14:contentPart bwMode="auto" r:id="rId26">
                        <w14:nvContentPartPr>
                          <w14:cNvPr id="1556241388" name="Ink 44"/>
                          <w14:cNvContentPartPr/>
                        </w14:nvContentPartPr>
                        <w14:xfrm>
                          <a:off x="93980" y="2407285"/>
                          <a:ext cx="987840" cy="9720"/>
                        </w14:xfrm>
                      </w14:contentPart>
                      <w14:contentPart bwMode="auto" r:id="rId27">
                        <w14:nvContentPartPr>
                          <w14:cNvPr id="37397390" name="Ink 45"/>
                          <w14:cNvContentPartPr/>
                        </w14:nvContentPartPr>
                        <w14:xfrm>
                          <a:off x="0" y="439420"/>
                          <a:ext cx="833400" cy="43920"/>
                        </w14:xfrm>
                      </w14:contentPart>
                      <w14:contentPart bwMode="auto" r:id="rId28">
                        <w14:nvContentPartPr>
                          <w14:cNvPr id="882463966" name="Ink 46"/>
                          <w14:cNvContentPartPr/>
                        </w14:nvContentPartPr>
                        <w14:xfrm>
                          <a:off x="3050540" y="455295"/>
                          <a:ext cx="1080000" cy="36720"/>
                        </w14:xfrm>
                      </w14:contentPart>
                    </wpg:wgp>
                  </a:graphicData>
                </a:graphic>
              </wp:anchor>
            </w:drawing>
          </mc:Choice>
          <mc:Fallback>
            <w:pict>
              <v:group w14:anchorId="31D2DA2A" id="Group 48" o:spid="_x0000_s1026" style="position:absolute;margin-left:51.4pt;margin-top:58.9pt;width:326.05pt;height:211.05pt;z-index:251695104" coordsize="41408,26802" o:gfxdata="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&#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7" type="#_x0000_t75" style="position:absolute;left:539;top:18481;width:28112;height:2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">
                  <v:imagedata r:id="rId29" o:title=""/>
                </v:shape>
                <v:shape id="Ink 8" o:spid="_x0000_s1028" type="#_x0000_t75" style="position:absolute;left:698;top:-1905;width:28673;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">
                  <v:imagedata r:id="rId30" o:title=""/>
                </v:shape>
                <v:shape id="Ink 10" o:spid="_x0000_s1029" type="#_x0000_t75" style="position:absolute;left:860;top:25082;width:28433;height:2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">
                  <v:imagedata r:id="rId31" o:title=""/>
                </v:shape>
                <v:shape id="Ink 11" o:spid="_x0000_s1030" type="#_x0000_t75" style="position:absolute;left:653;top:6012;width:28790;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">
                  <v:imagedata r:id="rId32" o:title=""/>
                </v:shape>
                <v:shape id="Ink 43" o:spid="_x0000_s1031" type="#_x0000_t75" style="position:absolute;left:29708;top:22999;width:12240;height:2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">
                  <v:imagedata r:id="rId33" o:title=""/>
                </v:shape>
                <v:shape id="Ink 44" o:spid="_x0000_s1032" type="#_x0000_t75" style="position:absolute;left:403;top:22992;width:10955;height:2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">
                  <v:imagedata r:id="rId34" o:title=""/>
                </v:shape>
                <v:shape id="Ink 45" o:spid="_x0000_s1033" type="#_x0000_t75" style="position:absolute;left:-540;top:3317;width:9410;height:2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">
                  <v:imagedata r:id="rId35" o:title=""/>
                </v:shape>
                <v:shape id="Ink 46" o:spid="_x0000_s1034" type="#_x0000_t75" style="position:absolute;left:29969;top:3476;width:11876;height:2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">
                  <v:imagedata r:id="rId36" o:title=""/>
                </v:shape>
              </v:group>
            </w:pict>
          </mc:Fallback>
        </mc:AlternateContent>
      </w:r>
      <w:r w:rsidRPr="00EA0C07">
        <w:rPr>
          <w:noProof/>
          <w:highlight w:val="yellow"/>
          <w:lang w:val="en-US"/>
        </w:rPr>
        <w:drawing>
          <wp:inline distT="0" distB="0" distL="0" distR="0" wp14:anchorId="373AF591" wp14:editId="257D08FC">
            <wp:extent cx="4574540" cy="5383552"/>
            <wp:effectExtent l="0" t="0" r="0" b="7620"/>
            <wp:docPr id="59818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85122" name=""/>
                    <pic:cNvPicPr/>
                  </pic:nvPicPr>
                  <pic:blipFill rotWithShape="1">
                    <a:blip r:embed="rId37"/>
                    <a:srcRect t="5310"/>
                    <a:stretch>
                      <a:fillRect/>
                    </a:stretch>
                  </pic:blipFill>
                  <pic:spPr bwMode="auto">
                    <a:xfrm>
                      <a:off x="0" y="0"/>
                      <a:ext cx="4589815" cy="5401528"/>
                    </a:xfrm>
                    <a:prstGeom prst="rect">
                      <a:avLst/>
                    </a:prstGeom>
                    <a:ln>
                      <a:noFill/>
                    </a:ln>
                    <a:extLst>
                      <a:ext uri="{53640926-AAD7-44D8-BBD7-CCE9431645EC}">
                        <a14:shadowObscured xmlns:a14="http://schemas.microsoft.com/office/drawing/2010/main"/>
                      </a:ext>
                    </a:extLst>
                  </pic:spPr>
                </pic:pic>
              </a:graphicData>
            </a:graphic>
          </wp:inline>
        </w:drawing>
      </w:r>
    </w:p>
    <w:p w14:paraId="567B3CE3" w14:textId="77777777" w:rsidR="00EA0C07" w:rsidRDefault="00EA0C07" w:rsidP="00F15126">
      <w:pPr>
        <w:pStyle w:val="Newparagraph"/>
        <w:spacing w:line="360" w:lineRule="auto"/>
        <w:rPr>
          <w:lang w:val="en-US"/>
        </w:rPr>
      </w:pPr>
    </w:p>
    <w:p w14:paraId="42A0FCC7" w14:textId="77777777" w:rsidR="00CE2518" w:rsidRDefault="00CE2518" w:rsidP="00F15126">
      <w:pPr>
        <w:pStyle w:val="Rubrik3"/>
        <w:rPr>
          <w:lang w:val="en-US"/>
        </w:rPr>
      </w:pPr>
    </w:p>
    <w:p w14:paraId="7EE53280" w14:textId="77777777" w:rsidR="00CE2518" w:rsidRDefault="00CE2518" w:rsidP="00F15126">
      <w:pPr>
        <w:pStyle w:val="Rubrik3"/>
        <w:rPr>
          <w:lang w:val="en-US"/>
        </w:rPr>
      </w:pPr>
    </w:p>
    <w:p w14:paraId="631A7CAB" w14:textId="77777777" w:rsidR="00CE2518" w:rsidRDefault="00CE2518" w:rsidP="00F15126">
      <w:pPr>
        <w:pStyle w:val="Rubrik3"/>
        <w:rPr>
          <w:lang w:val="en-US"/>
        </w:rPr>
      </w:pPr>
    </w:p>
    <w:p w14:paraId="1410AB26" w14:textId="77777777" w:rsidR="00CE2518" w:rsidRDefault="00CE2518" w:rsidP="00F15126">
      <w:pPr>
        <w:pStyle w:val="Rubrik3"/>
        <w:rPr>
          <w:lang w:val="en-US"/>
        </w:rPr>
      </w:pPr>
    </w:p>
    <w:p w14:paraId="50672C56" w14:textId="77777777" w:rsidR="00CE2518" w:rsidRDefault="00CE2518" w:rsidP="00F15126">
      <w:pPr>
        <w:pStyle w:val="Rubrik3"/>
        <w:rPr>
          <w:lang w:val="en-US"/>
        </w:rPr>
      </w:pPr>
    </w:p>
    <w:p w14:paraId="6676867B" w14:textId="06A4B787" w:rsidR="00CE2518" w:rsidRDefault="00CE2518" w:rsidP="00F15126">
      <w:pPr>
        <w:spacing w:line="360" w:lineRule="auto"/>
        <w:rPr>
          <w:rFonts w:cs="Arial"/>
          <w:bCs/>
          <w:i/>
          <w:szCs w:val="26"/>
          <w:lang w:val="en-US"/>
        </w:rPr>
      </w:pPr>
      <w:r>
        <w:rPr>
          <w:lang w:val="en-US"/>
        </w:rPr>
        <w:br w:type="page"/>
      </w:r>
    </w:p>
    <w:p w14:paraId="78215C1A" w14:textId="77777777" w:rsidR="00CE2518" w:rsidRDefault="00CE2518" w:rsidP="00F15126">
      <w:pPr>
        <w:pStyle w:val="Rubrik3"/>
        <w:rPr>
          <w:lang w:val="en-US"/>
        </w:rPr>
      </w:pPr>
    </w:p>
    <w:p w14:paraId="090E5A23" w14:textId="77777777" w:rsidR="00CE2518" w:rsidRDefault="00CE2518" w:rsidP="00F15126">
      <w:pPr>
        <w:pStyle w:val="Rubrik3"/>
        <w:rPr>
          <w:lang w:val="en-US"/>
        </w:rPr>
      </w:pPr>
    </w:p>
    <w:p w14:paraId="181E0D1F" w14:textId="6C11FC71" w:rsidR="00EA0C07" w:rsidRDefault="00EA0C07" w:rsidP="00F15126">
      <w:pPr>
        <w:pStyle w:val="Rubrik3"/>
        <w:rPr>
          <w:lang w:val="en-US"/>
        </w:rPr>
      </w:pPr>
      <w:r>
        <w:rPr>
          <w:lang w:val="en-US"/>
        </w:rPr>
        <w:t>Gender</w:t>
      </w:r>
    </w:p>
    <w:p w14:paraId="76A192F9" w14:textId="77777777" w:rsidR="008404AB" w:rsidRDefault="008404AB" w:rsidP="008404AB">
      <w:pPr>
        <w:pStyle w:val="Paragraph"/>
        <w:spacing w:line="360" w:lineRule="auto"/>
      </w:pPr>
      <w:r>
        <w:t>Gender differences in housing preferences were tested using mixed logit models with interactions between all housing attributes and a male indicator variable (Men = 1). Main effects represent female preferences, and interaction terms denote male deviations. MWTPs for men and women were obtained separately as the ratio of attribute to price coefficients for each group.</w:t>
      </w:r>
    </w:p>
    <w:p w14:paraId="5563AEFC" w14:textId="6462783A" w:rsidR="00CE2518" w:rsidRPr="00F318ED" w:rsidRDefault="00720BD4" w:rsidP="00B26932">
      <w:pPr>
        <w:pStyle w:val="Paragraph"/>
        <w:spacing w:line="360" w:lineRule="auto"/>
        <w:ind w:firstLine="720"/>
        <w:rPr>
          <w:lang w:val="en-US"/>
        </w:rPr>
      </w:pPr>
      <w:r>
        <w:rPr>
          <w:lang w:val="en-US"/>
        </w:rPr>
        <w:t xml:space="preserve">As shown in Table 6, </w:t>
      </w:r>
      <w:r w:rsidR="00CE2518" w:rsidRPr="00CE2518">
        <w:rPr>
          <w:lang w:val="en-US"/>
        </w:rPr>
        <w:t>female homeowners</w:t>
      </w:r>
      <w:r>
        <w:rPr>
          <w:lang w:val="en-US"/>
        </w:rPr>
        <w:t xml:space="preserve"> show </w:t>
      </w:r>
      <w:r w:rsidR="00CE2518" w:rsidRPr="00CE2518">
        <w:rPr>
          <w:lang w:val="en-US"/>
        </w:rPr>
        <w:t>strong and statistically significant preferences for proximity-based amenities. The corresponding MWTPs are 492 SEK/month for green space within 500 m, 653 SEK for shops within 500 m, and 428–542 SEK for parking amenities.</w:t>
      </w:r>
      <w:del w:id="62" w:author="Magnus Zingmark" w:date="2025-11-10T14:48:00Z" w16du:dateUtc="2025-11-10T13:48:00Z">
        <w:r w:rsidR="00B26932" w:rsidDel="00A455AD">
          <w:rPr>
            <w:lang w:val="en-US"/>
          </w:rPr>
          <w:delText xml:space="preserve"> </w:delText>
        </w:r>
      </w:del>
      <w:r w:rsidR="00B26932">
        <w:rPr>
          <w:lang w:val="en-US"/>
        </w:rPr>
        <w:t xml:space="preserve"> M</w:t>
      </w:r>
      <w:r w:rsidR="00CE2518" w:rsidRPr="00F318ED">
        <w:rPr>
          <w:lang w:val="en-US"/>
        </w:rPr>
        <w:t>ale homeowners</w:t>
      </w:r>
      <w:r w:rsidR="00B26932">
        <w:rPr>
          <w:lang w:val="en-US"/>
        </w:rPr>
        <w:t xml:space="preserve"> prioritize proximity to shops, with MWTP values </w:t>
      </w:r>
      <w:commentRangeStart w:id="63"/>
      <w:r w:rsidR="00B26932">
        <w:rPr>
          <w:lang w:val="en-US"/>
        </w:rPr>
        <w:t xml:space="preserve">75 SEK greater than female </w:t>
      </w:r>
      <w:commentRangeEnd w:id="63"/>
      <w:r w:rsidR="00A455AD">
        <w:rPr>
          <w:rStyle w:val="Kommentarsreferens"/>
        </w:rPr>
        <w:commentReference w:id="63"/>
      </w:r>
      <w:r w:rsidR="00B26932">
        <w:rPr>
          <w:lang w:val="en-US"/>
        </w:rPr>
        <w:t xml:space="preserve">homeowners.  Parking availability is also prioritized by male homeowners, </w:t>
      </w:r>
      <w:r w:rsidR="00EB4796">
        <w:rPr>
          <w:lang w:val="en-US"/>
        </w:rPr>
        <w:t>who demonstrate much stronger preferences for reserved parking facilities than women (</w:t>
      </w:r>
      <w:commentRangeStart w:id="64"/>
      <w:commentRangeStart w:id="65"/>
      <w:r w:rsidR="00EB4796">
        <w:rPr>
          <w:lang w:val="en-US"/>
        </w:rPr>
        <w:t>529-644 SEK vs 428-542 SEK</w:t>
      </w:r>
      <w:commentRangeEnd w:id="64"/>
      <w:r w:rsidR="00A455AD">
        <w:rPr>
          <w:rStyle w:val="Kommentarsreferens"/>
        </w:rPr>
        <w:commentReference w:id="64"/>
      </w:r>
      <w:commentRangeEnd w:id="65"/>
      <w:r w:rsidR="00A455AD">
        <w:rPr>
          <w:rStyle w:val="Kommentarsreferens"/>
        </w:rPr>
        <w:commentReference w:id="65"/>
      </w:r>
      <w:r w:rsidR="00EB4796">
        <w:rPr>
          <w:lang w:val="en-US"/>
        </w:rPr>
        <w:t>).</w:t>
      </w:r>
      <w:r w:rsidR="00EB4796" w:rsidRPr="00F318ED">
        <w:rPr>
          <w:lang w:val="en-US"/>
        </w:rPr>
        <w:t xml:space="preserve"> </w:t>
      </w:r>
      <w:r w:rsidR="00EB4796">
        <w:rPr>
          <w:lang w:val="en-US"/>
        </w:rPr>
        <w:t>Compared to female homeowners, males value proximity to green spaces to a lesser extent with a MWTP value of 351 SEK.</w:t>
      </w:r>
    </w:p>
    <w:p w14:paraId="0908CC6A" w14:textId="54408622" w:rsidR="00CE2518" w:rsidRPr="00CE2518" w:rsidRDefault="00CE2518" w:rsidP="00F15126">
      <w:pPr>
        <w:pStyle w:val="Paragraph"/>
        <w:spacing w:line="360" w:lineRule="auto"/>
        <w:ind w:firstLine="720"/>
        <w:rPr>
          <w:lang w:val="en-US"/>
        </w:rPr>
      </w:pPr>
      <w:r w:rsidRPr="00CE2518">
        <w:rPr>
          <w:lang w:val="en-US"/>
        </w:rPr>
        <w:t>Among renters, coefficient estimates reveal no statistically significant gender interactions. The main effects for female renters indicate positive and significant preferences for proximity to green space and shops, with corresponding MWTPs of roughly 434–437 SEK</w:t>
      </w:r>
      <w:r w:rsidR="00EB4796">
        <w:rPr>
          <w:lang w:val="en-US"/>
        </w:rPr>
        <w:t xml:space="preserve"> a </w:t>
      </w:r>
      <w:r w:rsidRPr="00CE2518">
        <w:rPr>
          <w:lang w:val="en-US"/>
        </w:rPr>
        <w:t xml:space="preserve">month. Male renters’ coefficients are directionally similar, though MWTP magnitudes are modestly higher </w:t>
      </w:r>
      <w:r w:rsidR="00EB4796" w:rsidRPr="00CE2518">
        <w:rPr>
          <w:lang w:val="en-US"/>
        </w:rPr>
        <w:t>(</w:t>
      </w:r>
      <w:r w:rsidR="00EB4796">
        <w:rPr>
          <w:lang w:val="en-US"/>
        </w:rPr>
        <w:t>490</w:t>
      </w:r>
      <w:r w:rsidRPr="00CE2518">
        <w:rPr>
          <w:lang w:val="en-US"/>
        </w:rPr>
        <w:t xml:space="preserve"> SEK for green space and 619 SEK for shops), indicating consistent but not statistically distinct preferences.</w:t>
      </w:r>
    </w:p>
    <w:p w14:paraId="5337D314" w14:textId="13F1344E" w:rsidR="00CE2518" w:rsidRPr="00CE2518" w:rsidRDefault="00CE2518" w:rsidP="00F15126">
      <w:pPr>
        <w:pStyle w:val="Paragraph"/>
        <w:spacing w:line="360" w:lineRule="auto"/>
        <w:ind w:firstLine="720"/>
        <w:rPr>
          <w:lang w:val="en-US"/>
        </w:rPr>
      </w:pPr>
      <w:r w:rsidRPr="00CE2518">
        <w:rPr>
          <w:lang w:val="en-US"/>
        </w:rPr>
        <w:t xml:space="preserve">The results suggest that gender differences in housing preferences are limited in statistical terms, though some systematic patterns are evident. Among homeowners, men show weaker preferences for green space but stronger preferences for shop proximity relative to women. Parking MWTPs are </w:t>
      </w:r>
      <w:r w:rsidR="00711216">
        <w:rPr>
          <w:lang w:val="en-US"/>
        </w:rPr>
        <w:t xml:space="preserve">demonstratively </w:t>
      </w:r>
      <w:r w:rsidRPr="00CE2518">
        <w:rPr>
          <w:lang w:val="en-US"/>
        </w:rPr>
        <w:t>higher for men while transit accessibility appears gender-neutral. The consistency of results across tenure groups indicates that gendered patterns in housing choice are modest in magnitude, with significant variation only for specific amenity types.</w:t>
      </w:r>
    </w:p>
    <w:p w14:paraId="21BD08FF" w14:textId="26EE6CA5" w:rsidR="00EA0C07" w:rsidRPr="00CE2518" w:rsidRDefault="00EA0C07" w:rsidP="00F15126">
      <w:pPr>
        <w:pStyle w:val="Newparagraph"/>
        <w:spacing w:line="360" w:lineRule="auto"/>
        <w:jc w:val="center"/>
      </w:pPr>
    </w:p>
    <w:p w14:paraId="2CD4A90D" w14:textId="4665F437" w:rsidR="00EA0C07" w:rsidRDefault="00EA0C07" w:rsidP="00F15126">
      <w:pPr>
        <w:pStyle w:val="Newparagraph"/>
        <w:spacing w:line="360" w:lineRule="auto"/>
        <w:jc w:val="center"/>
      </w:pPr>
    </w:p>
    <w:p w14:paraId="75662CB0" w14:textId="5A90F6B9" w:rsidR="00EA0C07" w:rsidRDefault="00EA0C07" w:rsidP="00F15126">
      <w:pPr>
        <w:pStyle w:val="Beskrivning"/>
        <w:keepNext/>
        <w:spacing w:line="360" w:lineRule="auto"/>
        <w:jc w:val="center"/>
      </w:pPr>
      <w:r>
        <w:t xml:space="preserve">Table </w:t>
      </w:r>
      <w:r>
        <w:fldChar w:fldCharType="begin"/>
      </w:r>
      <w:r>
        <w:instrText xml:space="preserve"> SEQ Table \* ARABIC </w:instrText>
      </w:r>
      <w:r>
        <w:fldChar w:fldCharType="separate"/>
      </w:r>
      <w:r>
        <w:rPr>
          <w:noProof/>
        </w:rPr>
        <w:t>6</w:t>
      </w:r>
      <w:r>
        <w:rPr>
          <w:noProof/>
        </w:rPr>
        <w:fldChar w:fldCharType="end"/>
      </w:r>
      <w:r>
        <w:t xml:space="preserve"> - Interaction Regression - Sex</w:t>
      </w:r>
    </w:p>
    <w:p w14:paraId="4B512CE9" w14:textId="5056C8A2" w:rsidR="00EA0C07" w:rsidRDefault="001F31D4" w:rsidP="00F15126">
      <w:pPr>
        <w:pStyle w:val="Newparagraph"/>
        <w:spacing w:line="360" w:lineRule="auto"/>
        <w:jc w:val="center"/>
        <w:rPr>
          <w:lang w:val="en-US"/>
        </w:rPr>
      </w:pPr>
      <w:r>
        <w:rPr>
          <w:noProof/>
          <w:lang w:val="en-US"/>
        </w:rPr>
        <mc:AlternateContent>
          <mc:Choice Requires="wpg">
            <w:drawing>
              <wp:anchor distT="0" distB="0" distL="114300" distR="114300" simplePos="0" relativeHeight="251678720" behindDoc="0" locked="0" layoutInCell="1" allowOverlap="1" wp14:anchorId="2DFEF6A6" wp14:editId="7253E2D3">
                <wp:simplePos x="0" y="0"/>
                <wp:positionH relativeFrom="column">
                  <wp:posOffset>941070</wp:posOffset>
                </wp:positionH>
                <wp:positionV relativeFrom="paragraph">
                  <wp:posOffset>953135</wp:posOffset>
                </wp:positionV>
                <wp:extent cx="3198925" cy="3190050"/>
                <wp:effectExtent l="95250" t="152400" r="40005" b="48895"/>
                <wp:wrapNone/>
                <wp:docPr id="624046042" name="Group 49"/>
                <wp:cNvGraphicFramePr/>
                <a:graphic xmlns:a="http://schemas.openxmlformats.org/drawingml/2006/main">
                  <a:graphicData uri="http://schemas.microsoft.com/office/word/2010/wordprocessingGroup">
                    <wpg:wgp>
                      <wpg:cNvGrpSpPr/>
                      <wpg:grpSpPr>
                        <a:xfrm>
                          <a:off x="0" y="0"/>
                          <a:ext cx="3198925" cy="3190050"/>
                          <a:chOff x="0" y="-120770"/>
                          <a:chExt cx="3198925" cy="3190050"/>
                        </a:xfrm>
                      </wpg:grpSpPr>
                      <w14:contentPart bwMode="auto" r:id="rId38">
                        <w14:nvContentPartPr>
                          <w14:cNvPr id="643655932" name="Ink 13"/>
                          <w14:cNvContentPartPr/>
                        </w14:nvContentPartPr>
                        <w14:xfrm>
                          <a:off x="55244" y="1726840"/>
                          <a:ext cx="2644560" cy="360"/>
                        </w14:xfrm>
                      </w14:contentPart>
                      <w14:contentPart bwMode="auto" r:id="rId39">
                        <w14:nvContentPartPr>
                          <w14:cNvPr id="1838134143" name="Ink 17"/>
                          <w14:cNvContentPartPr/>
                        </w14:nvContentPartPr>
                        <w14:xfrm>
                          <a:off x="89240" y="-120770"/>
                          <a:ext cx="2775240" cy="39960"/>
                        </w14:xfrm>
                      </w14:contentPart>
                      <w14:contentPart bwMode="auto" r:id="rId40">
                        <w14:nvContentPartPr>
                          <w14:cNvPr id="18729242" name="Ink 19"/>
                          <w14:cNvContentPartPr/>
                        </w14:nvContentPartPr>
                        <w14:xfrm>
                          <a:off x="40005" y="2388870"/>
                          <a:ext cx="2708640" cy="8280"/>
                        </w14:xfrm>
                      </w14:contentPart>
                      <w14:contentPart bwMode="auto" r:id="rId41">
                        <w14:nvContentPartPr>
                          <w14:cNvPr id="1195401968" name="Ink 20"/>
                          <w14:cNvContentPartPr/>
                        </w14:nvContentPartPr>
                        <w14:xfrm>
                          <a:off x="0" y="452755"/>
                          <a:ext cx="2755800" cy="32760"/>
                        </w14:xfrm>
                      </w14:contentPart>
                      <w14:contentPart bwMode="auto" r:id="rId42">
                        <w14:nvContentPartPr>
                          <w14:cNvPr id="691263442" name="Ink 21"/>
                          <w14:cNvContentPartPr/>
                        </w14:nvContentPartPr>
                        <w14:xfrm>
                          <a:off x="15875" y="2587625"/>
                          <a:ext cx="2667600" cy="57600"/>
                        </w14:xfrm>
                      </w14:contentPart>
                      <w14:contentPart bwMode="auto" r:id="rId43">
                        <w14:nvContentPartPr>
                          <w14:cNvPr id="1112472091" name="Ink 22"/>
                          <w14:cNvContentPartPr/>
                        </w14:nvContentPartPr>
                        <w14:xfrm>
                          <a:off x="63500" y="2794635"/>
                          <a:ext cx="2697480" cy="48600"/>
                        </w14:xfrm>
                      </w14:contentPart>
                      <w14:contentPart bwMode="auto" r:id="rId44">
                        <w14:nvContentPartPr>
                          <w14:cNvPr id="259279254" name="Ink 24"/>
                          <w14:cNvContentPartPr/>
                        </w14:nvContentPartPr>
                        <w14:xfrm>
                          <a:off x="55245" y="668020"/>
                          <a:ext cx="2700720" cy="7920"/>
                        </w14:xfrm>
                      </w14:contentPart>
                      <w14:contentPart bwMode="auto" r:id="rId45">
                        <w14:nvContentPartPr>
                          <w14:cNvPr id="1209530103" name="Ink 26"/>
                          <w14:cNvContentPartPr/>
                        </w14:nvContentPartPr>
                        <w14:xfrm>
                          <a:off x="24130" y="859790"/>
                          <a:ext cx="2724480" cy="8280"/>
                        </w14:xfrm>
                      </w14:contentPart>
                      <w14:contentPart bwMode="auto" r:id="rId46">
                        <w14:nvContentPartPr>
                          <w14:cNvPr id="1921877688" name="Ink 29"/>
                          <w14:cNvContentPartPr/>
                        </w14:nvContentPartPr>
                        <w14:xfrm>
                          <a:off x="2864485" y="1224280"/>
                          <a:ext cx="334440" cy="1845000"/>
                        </w14:xfrm>
                      </w14:contentPart>
                    </wpg:wgp>
                  </a:graphicData>
                </a:graphic>
                <wp14:sizeRelV relativeFrom="margin">
                  <wp14:pctHeight>0</wp14:pctHeight>
                </wp14:sizeRelV>
              </wp:anchor>
            </w:drawing>
          </mc:Choice>
          <mc:Fallback>
            <w:pict>
              <v:group w14:anchorId="3C4087C8" id="Group 49" o:spid="_x0000_s1026" style="position:absolute;margin-left:74.1pt;margin-top:75.05pt;width:251.9pt;height:251.2pt;z-index:251678720;mso-height-relative:margin" coordorigin=",-1207" coordsize="31989,31900" o:gfxdata="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7" type="#_x0000_t75" style="position:absolute;left:12;top:16188;width:27522;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">
                  <v:imagedata r:id="rId47" o:title=""/>
                </v:shape>
                <v:shape id="Ink 17" o:spid="_x0000_s1028" type="#_x0000_t75" style="position:absolute;left:352;top:-2287;width:28829;height:2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">
                  <v:imagedata r:id="rId48" o:title=""/>
                </v:shape>
                <v:shape id="Ink 19" o:spid="_x0000_s1029" type="#_x0000_t75" style="position:absolute;left:-139;top:22808;width:28161;height:2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">
                  <v:imagedata r:id="rId49" o:title=""/>
                </v:shape>
                <v:shape id="Ink 20" o:spid="_x0000_s1030" type="#_x0000_t75" style="position:absolute;left:-540;top:3447;width:28634;height:2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">
                  <v:imagedata r:id="rId50" o:title=""/>
                </v:shape>
                <v:shape id="Ink 21" o:spid="_x0000_s1031" type="#_x0000_t75" style="position:absolute;left:-381;top:24796;width:27752;height:2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">
                  <v:imagedata r:id="rId51" o:title=""/>
                </v:shape>
                <v:shape id="Ink 22" o:spid="_x0000_s1032" type="#_x0000_t75" style="position:absolute;left:95;top:26874;width:28051;height:2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">
                  <v:imagedata r:id="rId52" o:title=""/>
                </v:shape>
                <v:shape id="Ink 24" o:spid="_x0000_s1033" type="#_x0000_t75" style="position:absolute;left:12;top:5600;width:28084;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">
                  <v:imagedata r:id="rId53" o:title=""/>
                </v:shape>
                <v:shape id="Ink 26" o:spid="_x0000_s1034" type="#_x0000_t75" style="position:absolute;left:-298;top:7517;width:28320;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">
                  <v:imagedata r:id="rId54" o:title=""/>
                </v:shape>
                <v:shape id="Ink 29" o:spid="_x0000_s1035" type="#_x0000_t75" style="position:absolute;left:28554;top:12152;width:3521;height:18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">
                  <v:imagedata r:id="rId55" o:title=""/>
                </v:shape>
              </v:group>
            </w:pict>
          </mc:Fallback>
        </mc:AlternateContent>
      </w:r>
      <w:r w:rsidR="00EA0C07" w:rsidRPr="00EA0C07">
        <w:rPr>
          <w:noProof/>
          <w:lang w:val="en-US"/>
        </w:rPr>
        <w:drawing>
          <wp:inline distT="0" distB="0" distL="0" distR="0" wp14:anchorId="6815C8D3" wp14:editId="7B771B0B">
            <wp:extent cx="4224655" cy="5267026"/>
            <wp:effectExtent l="0" t="0" r="4445" b="0"/>
            <wp:docPr id="790890057" name="Picture 1" descr="A table of numbers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90057" name="Picture 1" descr="A table of numbers with a black text&#10;&#10;AI-generated content may be incorrect."/>
                    <pic:cNvPicPr/>
                  </pic:nvPicPr>
                  <pic:blipFill rotWithShape="1">
                    <a:blip r:embed="rId56"/>
                    <a:srcRect l="1" t="5421" r="-6"/>
                    <a:stretch>
                      <a:fillRect/>
                    </a:stretch>
                  </pic:blipFill>
                  <pic:spPr bwMode="auto">
                    <a:xfrm>
                      <a:off x="0" y="0"/>
                      <a:ext cx="4231030" cy="5274974"/>
                    </a:xfrm>
                    <a:prstGeom prst="rect">
                      <a:avLst/>
                    </a:prstGeom>
                    <a:ln>
                      <a:noFill/>
                    </a:ln>
                    <a:extLst>
                      <a:ext uri="{53640926-AAD7-44D8-BBD7-CCE9431645EC}">
                        <a14:shadowObscured xmlns:a14="http://schemas.microsoft.com/office/drawing/2010/main"/>
                      </a:ext>
                    </a:extLst>
                  </pic:spPr>
                </pic:pic>
              </a:graphicData>
            </a:graphic>
          </wp:inline>
        </w:drawing>
      </w:r>
    </w:p>
    <w:p w14:paraId="73BBA90B" w14:textId="77777777" w:rsidR="00EA0C07" w:rsidRDefault="00EA0C07" w:rsidP="00F15126">
      <w:pPr>
        <w:pStyle w:val="Newparagraph"/>
        <w:spacing w:line="360" w:lineRule="auto"/>
        <w:jc w:val="center"/>
        <w:rPr>
          <w:lang w:val="en-US"/>
        </w:rPr>
      </w:pPr>
    </w:p>
    <w:p w14:paraId="31816C53" w14:textId="77777777" w:rsidR="00CE2518" w:rsidRDefault="00CE2518" w:rsidP="00F15126">
      <w:pPr>
        <w:pStyle w:val="Newparagraph"/>
        <w:spacing w:line="360" w:lineRule="auto"/>
        <w:jc w:val="center"/>
        <w:rPr>
          <w:lang w:val="en-US"/>
        </w:rPr>
      </w:pPr>
    </w:p>
    <w:p w14:paraId="332217FD" w14:textId="3DFF2591" w:rsidR="00CE2518" w:rsidRDefault="00CE2518" w:rsidP="00F15126">
      <w:pPr>
        <w:spacing w:line="360" w:lineRule="auto"/>
        <w:rPr>
          <w:lang w:val="en-US"/>
        </w:rPr>
      </w:pPr>
      <w:r>
        <w:rPr>
          <w:lang w:val="en-US"/>
        </w:rPr>
        <w:br w:type="page"/>
      </w:r>
    </w:p>
    <w:p w14:paraId="005111A8" w14:textId="77777777" w:rsidR="00CE2518" w:rsidRDefault="00CE2518" w:rsidP="00F15126">
      <w:pPr>
        <w:pStyle w:val="Newparagraph"/>
        <w:spacing w:line="360" w:lineRule="auto"/>
        <w:jc w:val="center"/>
        <w:rPr>
          <w:lang w:val="en-US"/>
        </w:rPr>
      </w:pPr>
    </w:p>
    <w:p w14:paraId="1C94DBCC" w14:textId="00428BD8" w:rsidR="00EA0C07" w:rsidRDefault="00EA0C07" w:rsidP="00F15126">
      <w:pPr>
        <w:pStyle w:val="Rubrik3"/>
        <w:rPr>
          <w:lang w:val="en-US"/>
        </w:rPr>
      </w:pPr>
      <w:r>
        <w:rPr>
          <w:lang w:val="en-US"/>
        </w:rPr>
        <w:t>Health</w:t>
      </w:r>
    </w:p>
    <w:p w14:paraId="5EC6171A" w14:textId="3CAF4748" w:rsidR="00CE2518" w:rsidRPr="00F318ED" w:rsidRDefault="00F128EC" w:rsidP="00F128EC">
      <w:pPr>
        <w:pStyle w:val="Paragraph"/>
        <w:spacing w:line="360" w:lineRule="auto"/>
        <w:rPr>
          <w:lang w:val="en-US"/>
        </w:rPr>
      </w:pPr>
      <w:r>
        <w:t xml:space="preserve">In </w:t>
      </w:r>
      <w:r>
        <w:rPr>
          <w:lang w:val="en-US"/>
        </w:rPr>
        <w:t xml:space="preserve">Table 7, we present the results for tests including interactions terms of attributes and health </w:t>
      </w:r>
      <w:r>
        <w:t>(coded as 1 for "good" or better health; reference = fair/poor)</w:t>
      </w:r>
      <w:r>
        <w:rPr>
          <w:lang w:val="en-US"/>
        </w:rPr>
        <w:t xml:space="preserve">.  </w:t>
      </w:r>
      <w:r w:rsidR="00CE2518" w:rsidRPr="00F318ED">
        <w:rPr>
          <w:lang w:val="en-US"/>
        </w:rPr>
        <w:t xml:space="preserve">For homeowners, </w:t>
      </w:r>
      <w:r>
        <w:rPr>
          <w:lang w:val="en-US"/>
        </w:rPr>
        <w:t>those reporting good or better health place less importance on distance to transportation, expressing MWTP values that are about one third of those with fair/poor health (54 SEK vs 177 SEK).  S</w:t>
      </w:r>
      <w:r w:rsidR="00CE2518" w:rsidRPr="00F318ED">
        <w:rPr>
          <w:lang w:val="en-US"/>
        </w:rPr>
        <w:t xml:space="preserve">everal </w:t>
      </w:r>
      <w:r>
        <w:rPr>
          <w:lang w:val="en-US"/>
        </w:rPr>
        <w:t xml:space="preserve">other </w:t>
      </w:r>
      <w:r w:rsidR="00CE2518" w:rsidRPr="00F318ED">
        <w:rPr>
          <w:lang w:val="en-US"/>
        </w:rPr>
        <w:t xml:space="preserve">coefficients differ by health status, though few reach conventional significance thresholds. </w:t>
      </w:r>
    </w:p>
    <w:p w14:paraId="2049F37A" w14:textId="77777777" w:rsidR="00CE2518" w:rsidRPr="00CE2518" w:rsidRDefault="00CE2518" w:rsidP="00F15126">
      <w:pPr>
        <w:pStyle w:val="Paragraph"/>
        <w:spacing w:line="360" w:lineRule="auto"/>
        <w:ind w:firstLine="720"/>
        <w:rPr>
          <w:lang w:val="en-US"/>
        </w:rPr>
      </w:pPr>
      <w:r w:rsidRPr="00CE2518">
        <w:rPr>
          <w:lang w:val="en-US"/>
        </w:rPr>
        <w:t>Among renters, no interaction coefficients are statistically significant. Nonetheless, MWTPs suggest similar patterns: renters in good health exhibit somewhat higher valuations for green space and public transport, whereas those in poorer health show elevated MWTP for parking convenience. These effects are modest in magnitude and imprecisely estimated, likely due to smaller sample size and limited variation in self-reported health among renters.</w:t>
      </w:r>
    </w:p>
    <w:p w14:paraId="51DCD2F9" w14:textId="77777777" w:rsidR="00CE2518" w:rsidRPr="00CE2518" w:rsidRDefault="00CE2518" w:rsidP="00F15126">
      <w:pPr>
        <w:pStyle w:val="Paragraph"/>
        <w:spacing w:line="360" w:lineRule="auto"/>
        <w:ind w:firstLine="720"/>
        <w:rPr>
          <w:lang w:val="en-US"/>
        </w:rPr>
      </w:pPr>
      <w:r w:rsidRPr="00CE2518">
        <w:rPr>
          <w:lang w:val="en-US"/>
        </w:rPr>
        <w:t>The health heterogeneity results indicate that preference structures vary with physical condition, though most differences are not statistically significant. Healthier respondents display higher valuations for attributes that support outdoor activity and local engagement, while those in poorer health prioritize accessibility and convenience features. These patterns suggest that health status influences housing attribute trade-offs in predictable ways, even if the estimated differences are not statistically strong.</w:t>
      </w:r>
    </w:p>
    <w:p w14:paraId="02221C6A" w14:textId="77777777" w:rsidR="00CE2518" w:rsidRPr="00CE2518" w:rsidRDefault="00CE2518" w:rsidP="00F15126">
      <w:pPr>
        <w:pStyle w:val="Newparagraph"/>
        <w:spacing w:line="360" w:lineRule="auto"/>
      </w:pPr>
    </w:p>
    <w:p w14:paraId="1795B825" w14:textId="6ED80A5D" w:rsidR="00EA0C07" w:rsidRPr="00EA0C07" w:rsidRDefault="00EA0C07" w:rsidP="00F15126">
      <w:pPr>
        <w:pStyle w:val="Newparagraph"/>
        <w:spacing w:line="360" w:lineRule="auto"/>
        <w:jc w:val="center"/>
        <w:rPr>
          <w:lang w:val="en-US"/>
        </w:rPr>
      </w:pPr>
      <w:r>
        <w:rPr>
          <w:noProof/>
          <w:lang w:val="en-US"/>
        </w:rPr>
        <w:lastRenderedPageBreak/>
        <mc:AlternateContent>
          <mc:Choice Requires="wpi">
            <w:drawing>
              <wp:anchor distT="0" distB="0" distL="114300" distR="114300" simplePos="0" relativeHeight="251689984" behindDoc="0" locked="0" layoutInCell="1" allowOverlap="1" wp14:anchorId="71127237" wp14:editId="45A1A33F">
                <wp:simplePos x="0" y="0"/>
                <wp:positionH relativeFrom="column">
                  <wp:posOffset>751733</wp:posOffset>
                </wp:positionH>
                <wp:positionV relativeFrom="paragraph">
                  <wp:posOffset>1054966</wp:posOffset>
                </wp:positionV>
                <wp:extent cx="1082880" cy="38520"/>
                <wp:effectExtent l="95250" t="152400" r="136525" b="152400"/>
                <wp:wrapNone/>
                <wp:docPr id="1803795418" name="Ink 42"/>
                <wp:cNvGraphicFramePr/>
                <a:graphic xmlns:a="http://schemas.openxmlformats.org/drawingml/2006/main">
                  <a:graphicData uri="http://schemas.microsoft.com/office/word/2010/wordprocessingInk">
                    <w14:contentPart bwMode="auto" r:id="rId57">
                      <w14:nvContentPartPr>
                        <w14:cNvContentPartPr/>
                      </w14:nvContentPartPr>
                      <w14:xfrm>
                        <a:off x="0" y="0"/>
                        <a:ext cx="1082880" cy="38520"/>
                      </w14:xfrm>
                    </w14:contentPart>
                  </a:graphicData>
                </a:graphic>
              </wp:anchor>
            </w:drawing>
          </mc:Choice>
          <mc:Fallback>
            <w:pict>
              <v:shape w14:anchorId="7060928F" id="Ink 42" o:spid="_x0000_s1026" type="#_x0000_t75" style="position:absolute;margin-left:54.95pt;margin-top:74.55pt;width:93.75pt;height:20.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">
                <v:imagedata r:id="rId58" o:title=""/>
              </v:shape>
            </w:pict>
          </mc:Fallback>
        </mc:AlternateContent>
      </w:r>
      <w:r>
        <w:rPr>
          <w:noProof/>
          <w:lang w:val="en-US"/>
        </w:rPr>
        <mc:AlternateContent>
          <mc:Choice Requires="wpi">
            <w:drawing>
              <wp:anchor distT="0" distB="0" distL="114300" distR="114300" simplePos="0" relativeHeight="251688960" behindDoc="0" locked="0" layoutInCell="1" allowOverlap="1" wp14:anchorId="128D7855" wp14:editId="38E1B320">
                <wp:simplePos x="0" y="0"/>
                <wp:positionH relativeFrom="column">
                  <wp:posOffset>735533</wp:posOffset>
                </wp:positionH>
                <wp:positionV relativeFrom="paragraph">
                  <wp:posOffset>871726</wp:posOffset>
                </wp:positionV>
                <wp:extent cx="1209240" cy="360"/>
                <wp:effectExtent l="95250" t="152400" r="105410" b="152400"/>
                <wp:wrapNone/>
                <wp:docPr id="1055288689" name="Ink 41"/>
                <wp:cNvGraphicFramePr/>
                <a:graphic xmlns:a="http://schemas.openxmlformats.org/drawingml/2006/main">
                  <a:graphicData uri="http://schemas.microsoft.com/office/word/2010/wordprocessingInk">
                    <w14:contentPart bwMode="auto" r:id="rId59">
                      <w14:nvContentPartPr>
                        <w14:cNvContentPartPr/>
                      </w14:nvContentPartPr>
                      <w14:xfrm>
                        <a:off x="0" y="0"/>
                        <a:ext cx="1209240" cy="360"/>
                      </w14:xfrm>
                    </w14:contentPart>
                  </a:graphicData>
                </a:graphic>
              </wp:anchor>
            </w:drawing>
          </mc:Choice>
          <mc:Fallback>
            <w:pict>
              <v:shape w14:anchorId="112CED75" id="Ink 41" o:spid="_x0000_s1026" type="#_x0000_t75" style="position:absolute;margin-left:53.7pt;margin-top:60.15pt;width:103.7pt;height:17.0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">
                <v:imagedata r:id="rId60" o:title=""/>
              </v:shape>
            </w:pict>
          </mc:Fallback>
        </mc:AlternateContent>
      </w:r>
      <w:r>
        <w:rPr>
          <w:noProof/>
          <w:lang w:val="en-US"/>
        </w:rPr>
        <mc:AlternateContent>
          <mc:Choice Requires="wpi">
            <w:drawing>
              <wp:anchor distT="0" distB="0" distL="114300" distR="114300" simplePos="0" relativeHeight="251687936" behindDoc="0" locked="0" layoutInCell="1" allowOverlap="1" wp14:anchorId="3F2C1317" wp14:editId="0425CACC">
                <wp:simplePos x="0" y="0"/>
                <wp:positionH relativeFrom="column">
                  <wp:posOffset>823373</wp:posOffset>
                </wp:positionH>
                <wp:positionV relativeFrom="paragraph">
                  <wp:posOffset>3157006</wp:posOffset>
                </wp:positionV>
                <wp:extent cx="1458720" cy="25200"/>
                <wp:effectExtent l="95250" t="152400" r="103505" b="146685"/>
                <wp:wrapNone/>
                <wp:docPr id="447496442" name="Ink 40"/>
                <wp:cNvGraphicFramePr/>
                <a:graphic xmlns:a="http://schemas.openxmlformats.org/drawingml/2006/main">
                  <a:graphicData uri="http://schemas.microsoft.com/office/word/2010/wordprocessingInk">
                    <w14:contentPart bwMode="auto" r:id="rId61">
                      <w14:nvContentPartPr>
                        <w14:cNvContentPartPr/>
                      </w14:nvContentPartPr>
                      <w14:xfrm>
                        <a:off x="0" y="0"/>
                        <a:ext cx="1458720" cy="25200"/>
                      </w14:xfrm>
                    </w14:contentPart>
                  </a:graphicData>
                </a:graphic>
              </wp:anchor>
            </w:drawing>
          </mc:Choice>
          <mc:Fallback>
            <w:pict>
              <v:shape w14:anchorId="236A65D6" id="Ink 40" o:spid="_x0000_s1026" type="#_x0000_t75" style="position:absolute;margin-left:60.6pt;margin-top:240.1pt;width:123.35pt;height:19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">
                <v:imagedata r:id="rId62" o:title=""/>
              </v:shape>
            </w:pict>
          </mc:Fallback>
        </mc:AlternateContent>
      </w:r>
      <w:r>
        <w:rPr>
          <w:noProof/>
          <w:lang w:val="en-US"/>
        </w:rPr>
        <mc:AlternateContent>
          <mc:Choice Requires="wpi">
            <w:drawing>
              <wp:anchor distT="0" distB="0" distL="114300" distR="114300" simplePos="0" relativeHeight="251686912" behindDoc="0" locked="0" layoutInCell="1" allowOverlap="1" wp14:anchorId="67C0D500" wp14:editId="7C41D218">
                <wp:simplePos x="0" y="0"/>
                <wp:positionH relativeFrom="column">
                  <wp:posOffset>791333</wp:posOffset>
                </wp:positionH>
                <wp:positionV relativeFrom="paragraph">
                  <wp:posOffset>2934886</wp:posOffset>
                </wp:positionV>
                <wp:extent cx="1387440" cy="32400"/>
                <wp:effectExtent l="95250" t="152400" r="137160" b="158115"/>
                <wp:wrapNone/>
                <wp:docPr id="1560253534" name="Ink 39"/>
                <wp:cNvGraphicFramePr/>
                <a:graphic xmlns:a="http://schemas.openxmlformats.org/drawingml/2006/main">
                  <a:graphicData uri="http://schemas.microsoft.com/office/word/2010/wordprocessingInk">
                    <w14:contentPart bwMode="auto" r:id="rId63">
                      <w14:nvContentPartPr>
                        <w14:cNvContentPartPr/>
                      </w14:nvContentPartPr>
                      <w14:xfrm>
                        <a:off x="0" y="0"/>
                        <a:ext cx="1387440" cy="32400"/>
                      </w14:xfrm>
                    </w14:contentPart>
                  </a:graphicData>
                </a:graphic>
              </wp:anchor>
            </w:drawing>
          </mc:Choice>
          <mc:Fallback>
            <w:pict>
              <v:shape w14:anchorId="04918961" id="Ink 39" o:spid="_x0000_s1026" type="#_x0000_t75" style="position:absolute;margin-left:58.1pt;margin-top:222.6pt;width:117.75pt;height:19.5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">
                <v:imagedata r:id="rId64" o:title=""/>
              </v:shape>
            </w:pict>
          </mc:Fallback>
        </mc:AlternateContent>
      </w:r>
      <w:r>
        <w:rPr>
          <w:noProof/>
          <w:lang w:val="en-US"/>
        </w:rPr>
        <mc:AlternateContent>
          <mc:Choice Requires="wpi">
            <w:drawing>
              <wp:anchor distT="0" distB="0" distL="114300" distR="114300" simplePos="0" relativeHeight="251685888" behindDoc="0" locked="0" layoutInCell="1" allowOverlap="1" wp14:anchorId="27753EDE" wp14:editId="181F1A54">
                <wp:simplePos x="0" y="0"/>
                <wp:positionH relativeFrom="column">
                  <wp:posOffset>4041053</wp:posOffset>
                </wp:positionH>
                <wp:positionV relativeFrom="paragraph">
                  <wp:posOffset>1078726</wp:posOffset>
                </wp:positionV>
                <wp:extent cx="1184400" cy="41400"/>
                <wp:effectExtent l="95250" t="152400" r="111125" b="149225"/>
                <wp:wrapNone/>
                <wp:docPr id="1941670168" name="Ink 38"/>
                <wp:cNvGraphicFramePr/>
                <a:graphic xmlns:a="http://schemas.openxmlformats.org/drawingml/2006/main">
                  <a:graphicData uri="http://schemas.microsoft.com/office/word/2010/wordprocessingInk">
                    <w14:contentPart bwMode="auto" r:id="rId65">
                      <w14:nvContentPartPr>
                        <w14:cNvContentPartPr/>
                      </w14:nvContentPartPr>
                      <w14:xfrm>
                        <a:off x="0" y="0"/>
                        <a:ext cx="1184400" cy="41400"/>
                      </w14:xfrm>
                    </w14:contentPart>
                  </a:graphicData>
                </a:graphic>
              </wp:anchor>
            </w:drawing>
          </mc:Choice>
          <mc:Fallback>
            <w:pict>
              <v:shape w14:anchorId="70C320B5" id="Ink 38" o:spid="_x0000_s1026" type="#_x0000_t75" style="position:absolute;margin-left:314pt;margin-top:76.45pt;width:101.75pt;height:20.2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">
                <v:imagedata r:id="rId66" o:title=""/>
              </v:shape>
            </w:pict>
          </mc:Fallback>
        </mc:AlternateContent>
      </w:r>
      <w:r>
        <w:rPr>
          <w:noProof/>
          <w:lang w:val="en-US"/>
        </w:rPr>
        <mc:AlternateContent>
          <mc:Choice Requires="wpi">
            <w:drawing>
              <wp:anchor distT="0" distB="0" distL="114300" distR="114300" simplePos="0" relativeHeight="251684864" behindDoc="0" locked="0" layoutInCell="1" allowOverlap="1" wp14:anchorId="62CD7BB4" wp14:editId="534EFBCF">
                <wp:simplePos x="0" y="0"/>
                <wp:positionH relativeFrom="column">
                  <wp:posOffset>4033133</wp:posOffset>
                </wp:positionH>
                <wp:positionV relativeFrom="paragraph">
                  <wp:posOffset>847966</wp:posOffset>
                </wp:positionV>
                <wp:extent cx="1171080" cy="48600"/>
                <wp:effectExtent l="95250" t="152400" r="67310" b="161290"/>
                <wp:wrapNone/>
                <wp:docPr id="143027897" name="Ink 37"/>
                <wp:cNvGraphicFramePr/>
                <a:graphic xmlns:a="http://schemas.openxmlformats.org/drawingml/2006/main">
                  <a:graphicData uri="http://schemas.microsoft.com/office/word/2010/wordprocessingInk">
                    <w14:contentPart bwMode="auto" r:id="rId67">
                      <w14:nvContentPartPr>
                        <w14:cNvContentPartPr/>
                      </w14:nvContentPartPr>
                      <w14:xfrm>
                        <a:off x="0" y="0"/>
                        <a:ext cx="1171080" cy="48600"/>
                      </w14:xfrm>
                    </w14:contentPart>
                  </a:graphicData>
                </a:graphic>
              </wp:anchor>
            </w:drawing>
          </mc:Choice>
          <mc:Fallback>
            <w:pict>
              <v:shape w14:anchorId="4E4C0DA5" id="Ink 37" o:spid="_x0000_s1026" type="#_x0000_t75" style="position:absolute;margin-left:313.3pt;margin-top:58.25pt;width:100.7pt;height:20.8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">
                <v:imagedata r:id="rId68" o:title=""/>
              </v:shape>
            </w:pict>
          </mc:Fallback>
        </mc:AlternateContent>
      </w:r>
      <w:r>
        <w:rPr>
          <w:noProof/>
          <w:lang w:val="en-US"/>
        </w:rPr>
        <mc:AlternateContent>
          <mc:Choice Requires="wpi">
            <w:drawing>
              <wp:anchor distT="0" distB="0" distL="114300" distR="114300" simplePos="0" relativeHeight="251683840" behindDoc="0" locked="0" layoutInCell="1" allowOverlap="1" wp14:anchorId="1A423621" wp14:editId="314F8931">
                <wp:simplePos x="0" y="0"/>
                <wp:positionH relativeFrom="column">
                  <wp:posOffset>4041053</wp:posOffset>
                </wp:positionH>
                <wp:positionV relativeFrom="paragraph">
                  <wp:posOffset>3189766</wp:posOffset>
                </wp:positionV>
                <wp:extent cx="1186560" cy="65160"/>
                <wp:effectExtent l="95250" t="152400" r="90170" b="163830"/>
                <wp:wrapNone/>
                <wp:docPr id="302698671" name="Ink 36"/>
                <wp:cNvGraphicFramePr/>
                <a:graphic xmlns:a="http://schemas.openxmlformats.org/drawingml/2006/main">
                  <a:graphicData uri="http://schemas.microsoft.com/office/word/2010/wordprocessingInk">
                    <w14:contentPart bwMode="auto" r:id="rId69">
                      <w14:nvContentPartPr>
                        <w14:cNvContentPartPr/>
                      </w14:nvContentPartPr>
                      <w14:xfrm>
                        <a:off x="0" y="0"/>
                        <a:ext cx="1186560" cy="65160"/>
                      </w14:xfrm>
                    </w14:contentPart>
                  </a:graphicData>
                </a:graphic>
              </wp:anchor>
            </w:drawing>
          </mc:Choice>
          <mc:Fallback>
            <w:pict>
              <v:shape w14:anchorId="281B4868" id="Ink 36" o:spid="_x0000_s1026" type="#_x0000_t75" style="position:absolute;margin-left:314pt;margin-top:242.65pt;width:101.95pt;height:22.1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">
                <v:imagedata r:id="rId70" o:title=""/>
              </v:shape>
            </w:pict>
          </mc:Fallback>
        </mc:AlternateContent>
      </w:r>
      <w:r>
        <w:rPr>
          <w:noProof/>
          <w:lang w:val="en-US"/>
        </w:rPr>
        <mc:AlternateContent>
          <mc:Choice Requires="wpi">
            <w:drawing>
              <wp:anchor distT="0" distB="0" distL="114300" distR="114300" simplePos="0" relativeHeight="251682816" behindDoc="0" locked="0" layoutInCell="1" allowOverlap="1" wp14:anchorId="19F32913" wp14:editId="1E76094D">
                <wp:simplePos x="0" y="0"/>
                <wp:positionH relativeFrom="column">
                  <wp:posOffset>4025213</wp:posOffset>
                </wp:positionH>
                <wp:positionV relativeFrom="paragraph">
                  <wp:posOffset>2942806</wp:posOffset>
                </wp:positionV>
                <wp:extent cx="1162080" cy="16560"/>
                <wp:effectExtent l="95250" t="152400" r="95250" b="154940"/>
                <wp:wrapNone/>
                <wp:docPr id="230871213" name="Ink 35"/>
                <wp:cNvGraphicFramePr/>
                <a:graphic xmlns:a="http://schemas.openxmlformats.org/drawingml/2006/main">
                  <a:graphicData uri="http://schemas.microsoft.com/office/word/2010/wordprocessingInk">
                    <w14:contentPart bwMode="auto" r:id="rId71">
                      <w14:nvContentPartPr>
                        <w14:cNvContentPartPr/>
                      </w14:nvContentPartPr>
                      <w14:xfrm>
                        <a:off x="0" y="0"/>
                        <a:ext cx="1162080" cy="16560"/>
                      </w14:xfrm>
                    </w14:contentPart>
                  </a:graphicData>
                </a:graphic>
              </wp:anchor>
            </w:drawing>
          </mc:Choice>
          <mc:Fallback>
            <w:pict>
              <v:shape w14:anchorId="045B2954" id="Ink 35" o:spid="_x0000_s1026" type="#_x0000_t75" style="position:absolute;margin-left:312.75pt;margin-top:223.2pt;width:100pt;height:18.3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">
                <v:imagedata r:id="rId72" o:title=""/>
              </v:shape>
            </w:pict>
          </mc:Fallback>
        </mc:AlternateContent>
      </w:r>
      <w:r>
        <w:rPr>
          <w:noProof/>
          <w:lang w:val="en-US"/>
        </w:rPr>
        <mc:AlternateContent>
          <mc:Choice Requires="wpi">
            <w:drawing>
              <wp:anchor distT="0" distB="0" distL="114300" distR="114300" simplePos="0" relativeHeight="251681792" behindDoc="0" locked="0" layoutInCell="1" allowOverlap="1" wp14:anchorId="45B48CCC" wp14:editId="0C11B5BF">
                <wp:simplePos x="0" y="0"/>
                <wp:positionH relativeFrom="column">
                  <wp:posOffset>775493</wp:posOffset>
                </wp:positionH>
                <wp:positionV relativeFrom="paragraph">
                  <wp:posOffset>1763806</wp:posOffset>
                </wp:positionV>
                <wp:extent cx="2986200" cy="8640"/>
                <wp:effectExtent l="95250" t="152400" r="100330" b="163195"/>
                <wp:wrapNone/>
                <wp:docPr id="546714877" name="Ink 32"/>
                <wp:cNvGraphicFramePr/>
                <a:graphic xmlns:a="http://schemas.openxmlformats.org/drawingml/2006/main">
                  <a:graphicData uri="http://schemas.microsoft.com/office/word/2010/wordprocessingInk">
                    <w14:contentPart bwMode="auto" r:id="rId73">
                      <w14:nvContentPartPr>
                        <w14:cNvContentPartPr/>
                      </w14:nvContentPartPr>
                      <w14:xfrm>
                        <a:off x="0" y="0"/>
                        <a:ext cx="2986200" cy="8640"/>
                      </w14:xfrm>
                    </w14:contentPart>
                  </a:graphicData>
                </a:graphic>
              </wp:anchor>
            </w:drawing>
          </mc:Choice>
          <mc:Fallback>
            <w:pict>
              <v:shape w14:anchorId="14E57A9B" id="Ink 32" o:spid="_x0000_s1026" type="#_x0000_t75" style="position:absolute;margin-left:56.8pt;margin-top:130.4pt;width:243.65pt;height:17.7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">
                <v:imagedata r:id="rId74" o:title=""/>
              </v:shape>
            </w:pict>
          </mc:Fallback>
        </mc:AlternateContent>
      </w:r>
      <w:r>
        <w:rPr>
          <w:noProof/>
          <w:lang w:val="en-US"/>
        </w:rPr>
        <mc:AlternateContent>
          <mc:Choice Requires="wpi">
            <w:drawing>
              <wp:anchor distT="0" distB="0" distL="114300" distR="114300" simplePos="0" relativeHeight="251680768" behindDoc="0" locked="0" layoutInCell="1" allowOverlap="1" wp14:anchorId="77FDB9C4" wp14:editId="2145C134">
                <wp:simplePos x="0" y="0"/>
                <wp:positionH relativeFrom="column">
                  <wp:posOffset>756053</wp:posOffset>
                </wp:positionH>
                <wp:positionV relativeFrom="paragraph">
                  <wp:posOffset>3895006</wp:posOffset>
                </wp:positionV>
                <wp:extent cx="2966400" cy="16200"/>
                <wp:effectExtent l="95250" t="152400" r="100965" b="155575"/>
                <wp:wrapNone/>
                <wp:docPr id="80980446" name="Ink 31"/>
                <wp:cNvGraphicFramePr/>
                <a:graphic xmlns:a="http://schemas.openxmlformats.org/drawingml/2006/main">
                  <a:graphicData uri="http://schemas.microsoft.com/office/word/2010/wordprocessingInk">
                    <w14:contentPart bwMode="auto" r:id="rId75">
                      <w14:nvContentPartPr>
                        <w14:cNvContentPartPr/>
                      </w14:nvContentPartPr>
                      <w14:xfrm>
                        <a:off x="0" y="0"/>
                        <a:ext cx="2966400" cy="16200"/>
                      </w14:xfrm>
                    </w14:contentPart>
                  </a:graphicData>
                </a:graphic>
              </wp:anchor>
            </w:drawing>
          </mc:Choice>
          <mc:Fallback>
            <w:pict>
              <v:shape w14:anchorId="2190B8B7" id="Ink 31" o:spid="_x0000_s1026" type="#_x0000_t75" style="position:absolute;margin-left:55.35pt;margin-top:298.2pt;width:242.05pt;height:18.3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">
                <v:imagedata r:id="rId76" o:title=""/>
              </v:shape>
            </w:pict>
          </mc:Fallback>
        </mc:AlternateContent>
      </w:r>
      <w:r w:rsidRPr="00EA0C07">
        <w:rPr>
          <w:noProof/>
          <w:lang w:val="en-US"/>
        </w:rPr>
        <w:drawing>
          <wp:inline distT="0" distB="0" distL="0" distR="0" wp14:anchorId="6DAFD041" wp14:editId="3D392CD7">
            <wp:extent cx="4841617" cy="6092041"/>
            <wp:effectExtent l="0" t="0" r="0" b="4445"/>
            <wp:docPr id="552670178" name="Picture 1" descr="A table of numbers and a lis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70178" name="Picture 1" descr="A table of numbers and a list of numbers&#10;&#10;AI-generated content may be incorrect."/>
                    <pic:cNvPicPr/>
                  </pic:nvPicPr>
                  <pic:blipFill>
                    <a:blip r:embed="rId77"/>
                    <a:stretch>
                      <a:fillRect/>
                    </a:stretch>
                  </pic:blipFill>
                  <pic:spPr>
                    <a:xfrm>
                      <a:off x="0" y="0"/>
                      <a:ext cx="4858523" cy="6113314"/>
                    </a:xfrm>
                    <a:prstGeom prst="rect">
                      <a:avLst/>
                    </a:prstGeom>
                  </pic:spPr>
                </pic:pic>
              </a:graphicData>
            </a:graphic>
          </wp:inline>
        </w:drawing>
      </w:r>
    </w:p>
    <w:p w14:paraId="31E3A8E5" w14:textId="77777777" w:rsidR="00EA0C07" w:rsidRDefault="00EA0C07" w:rsidP="00F15126">
      <w:pPr>
        <w:pStyle w:val="Rubrik2"/>
        <w:rPr>
          <w:lang w:val="en-US"/>
        </w:rPr>
      </w:pPr>
    </w:p>
    <w:p w14:paraId="544BCC22" w14:textId="480A6768" w:rsidR="00CE2518" w:rsidRDefault="00CE2518" w:rsidP="00F15126">
      <w:pPr>
        <w:spacing w:line="360" w:lineRule="auto"/>
        <w:rPr>
          <w:rFonts w:cs="Arial"/>
          <w:b/>
          <w:bCs/>
          <w:i/>
          <w:iCs/>
          <w:szCs w:val="28"/>
          <w:lang w:val="en-US"/>
        </w:rPr>
      </w:pPr>
      <w:r>
        <w:rPr>
          <w:lang w:val="en-US"/>
        </w:rPr>
        <w:br w:type="page"/>
      </w:r>
    </w:p>
    <w:p w14:paraId="522DD41A" w14:textId="77777777" w:rsidR="00EA0C07" w:rsidRDefault="00EA0C07" w:rsidP="00F15126">
      <w:pPr>
        <w:pStyle w:val="Rubrik2"/>
        <w:rPr>
          <w:lang w:val="en-US"/>
        </w:rPr>
      </w:pPr>
    </w:p>
    <w:p w14:paraId="7741D5D4" w14:textId="77777777" w:rsidR="00EA0C07" w:rsidRDefault="00EA0C07" w:rsidP="00F15126">
      <w:pPr>
        <w:pStyle w:val="Rubrik2"/>
        <w:rPr>
          <w:lang w:val="en-US"/>
        </w:rPr>
      </w:pPr>
    </w:p>
    <w:p w14:paraId="3BC336B0" w14:textId="2213B028" w:rsidR="00AD4EE0" w:rsidRDefault="00804F25" w:rsidP="00AD4EE0">
      <w:pPr>
        <w:pStyle w:val="Rubrik2"/>
        <w:rPr>
          <w:lang w:val="en-US"/>
        </w:rPr>
      </w:pPr>
      <w:r>
        <w:rPr>
          <w:lang w:val="en-US"/>
        </w:rPr>
        <w:t>Discussion</w:t>
      </w:r>
      <w:r w:rsidR="00A27F08">
        <w:rPr>
          <w:lang w:val="en-US"/>
        </w:rPr>
        <w:t xml:space="preserve"> – </w:t>
      </w:r>
      <w:r w:rsidR="00A27F08" w:rsidRPr="00F34727">
        <w:rPr>
          <w:highlight w:val="red"/>
          <w:lang w:val="en-US"/>
        </w:rPr>
        <w:t>WORK IN PROGRESS</w:t>
      </w:r>
      <w:bookmarkEnd w:id="13"/>
    </w:p>
    <w:p w14:paraId="11E2D8DC" w14:textId="3CAB6A8B" w:rsidR="00AD4EE0" w:rsidRPr="00AD4EE0" w:rsidRDefault="00AD4EE0" w:rsidP="00AD4EE0">
      <w:pPr>
        <w:pStyle w:val="Paragraph"/>
        <w:spacing w:line="360" w:lineRule="auto"/>
        <w:ind w:firstLine="720"/>
        <w:rPr>
          <w:lang w:val="en-US"/>
        </w:rPr>
      </w:pPr>
      <w:r w:rsidRPr="00AD4EE0">
        <w:rPr>
          <w:lang w:val="en-US"/>
        </w:rPr>
        <w:t>This study examined how older adults in Sweden value key residential location attributes and how these preferences vary by age, gender, and health. Using discrete choice data analyzed through mixed logit models, we identified clear preferences for proximity to green areas, shops, and public transport, as well as access to dedicated parking. These findings confirm that accessibility and convenience are central elements of residential utility in later life, shaping how individuals assess relocation options.</w:t>
      </w:r>
    </w:p>
    <w:p w14:paraId="46A6383A" w14:textId="77777777" w:rsidR="00AD4EE0" w:rsidRPr="00AD4EE0" w:rsidRDefault="00AD4EE0" w:rsidP="00AD4EE0">
      <w:pPr>
        <w:pStyle w:val="Paragraph"/>
        <w:spacing w:line="360" w:lineRule="auto"/>
        <w:ind w:firstLine="720"/>
        <w:rPr>
          <w:lang w:val="en-US"/>
        </w:rPr>
      </w:pPr>
      <w:r w:rsidRPr="00AD4EE0">
        <w:rPr>
          <w:lang w:val="en-US"/>
        </w:rPr>
        <w:t>Compared with previous research, our results align closely with findings from Ossokina and Arentze (2022), who reported that proximity to shops and public transport significantly influenced relocation decisions among older adults. However, our study extends this evidence to a larger and more diverse sample, encompassing both homeowners and renters actively considering relocation. This focus strengthens the behavioral validity of the results, as participants’ choices reflect genuine decision contexts rather than hypothetical scenarios. The Swedish setting also contributes new evidence from a Nordic welfare context where ageing-in-place policies are well established but empirical valuation studies remain scarce.</w:t>
      </w:r>
    </w:p>
    <w:p w14:paraId="71C7EDC5" w14:textId="77777777" w:rsidR="00AD4EE0" w:rsidRPr="00AD4EE0" w:rsidRDefault="00AD4EE0" w:rsidP="00AD4EE0">
      <w:pPr>
        <w:pStyle w:val="Paragraph"/>
        <w:spacing w:line="360" w:lineRule="auto"/>
        <w:ind w:firstLine="720"/>
        <w:rPr>
          <w:lang w:val="en-US"/>
        </w:rPr>
      </w:pPr>
      <w:r w:rsidRPr="00AD4EE0">
        <w:rPr>
          <w:lang w:val="en-US"/>
        </w:rPr>
        <w:t>The results show that while broad preference patterns are consistent across groups, notable differences emerge with age and health. Older homeowners value proximity to public transport more and green areas less than younger counterparts, suggesting that mobility support becomes more critical as physical capacity declines. Among renters, the oldest respondents place less importance on nearby shops, perhaps reflecting adaptive behaviors such as reduced shopping frequency or increased reliance on home delivery services. Gender differences are modest: men express higher willingness to pay for parking and shop proximity, whereas women value green space slightly more. Differences by health status also follow intuitive patterns, with individuals in poorer health attaching greater importance to features that facilitate mobility and convenience.</w:t>
      </w:r>
    </w:p>
    <w:p w14:paraId="1DF9A391" w14:textId="77777777" w:rsidR="00AD4EE0" w:rsidRPr="00AD4EE0" w:rsidRDefault="00AD4EE0" w:rsidP="00AD4EE0">
      <w:pPr>
        <w:pStyle w:val="Paragraph"/>
        <w:spacing w:line="360" w:lineRule="auto"/>
        <w:ind w:firstLine="720"/>
        <w:rPr>
          <w:lang w:val="en-US"/>
        </w:rPr>
      </w:pPr>
      <w:r w:rsidRPr="00AD4EE0">
        <w:rPr>
          <w:lang w:val="en-US"/>
        </w:rPr>
        <w:t xml:space="preserve">These findings indicate that while demographic and health factors influence housing preferences, much of the observed heterogeneity remains unexplained, likely </w:t>
      </w:r>
      <w:r w:rsidRPr="00AD4EE0">
        <w:rPr>
          <w:lang w:val="en-US"/>
        </w:rPr>
        <w:lastRenderedPageBreak/>
        <w:t>reflecting variation in lifestyle, social networks, and prior housing experience. From a policy perspective, this underscores the need for flexible, inclusive housing design that accommodates diverse forms of mobility and accessibility. Both private and public transport access remain essential to maintaining autonomy and wellbeing in later life. The comparatively lower valuation of green space among the oldest adults should not be interpreted as disinterest but rather as an indication of physical or environmental barriers limiting use. Enhancing the accessibility of green areas through features such as level surfaces, seating, lighting, and safe crossings could help sustain engagement with outdoor environments.</w:t>
      </w:r>
    </w:p>
    <w:p w14:paraId="0D04B50A" w14:textId="77777777" w:rsidR="00AD4EE0" w:rsidRPr="00AD4EE0" w:rsidRDefault="00AD4EE0" w:rsidP="00AD4EE0">
      <w:pPr>
        <w:pStyle w:val="Paragraph"/>
        <w:spacing w:line="360" w:lineRule="auto"/>
        <w:ind w:firstLine="720"/>
        <w:rPr>
          <w:lang w:val="en-US"/>
        </w:rPr>
      </w:pPr>
      <w:r w:rsidRPr="00AD4EE0">
        <w:rPr>
          <w:lang w:val="en-US"/>
        </w:rPr>
        <w:t>Several limitations warrant consideration. The study sample consists of individuals already registered for relocation services, who may differ from the broader older population in motivation or socioeconomic profile. The attribute set focuses on locational factors, excluding dwelling-level characteristics such as size, accessibility, and interior adaptability. The monetary estimates are context-specific and may vary across housing markets. Finally, the cross-sectional design limits the ability to assess changes in preferences over time. Future research should apply longitudinal and mixed-method approaches to capture how shifting health, financial, and social circumstances influence residential choices.</w:t>
      </w:r>
    </w:p>
    <w:p w14:paraId="08A1FF6D" w14:textId="4A8973ED" w:rsidR="00AD4EE0" w:rsidRPr="00AD4EE0" w:rsidRDefault="00AD4EE0" w:rsidP="00AD4EE0">
      <w:pPr>
        <w:pStyle w:val="Rubrik2"/>
        <w:rPr>
          <w:lang w:val="en-US"/>
        </w:rPr>
      </w:pPr>
      <w:r w:rsidRPr="00AD4EE0">
        <w:rPr>
          <w:lang w:val="en-US"/>
        </w:rPr>
        <w:t>Conclusion</w:t>
      </w:r>
      <w:r>
        <w:rPr>
          <w:lang w:val="en-US"/>
        </w:rPr>
        <w:t xml:space="preserve"> </w:t>
      </w:r>
      <w:r w:rsidRPr="00F34727">
        <w:rPr>
          <w:highlight w:val="red"/>
          <w:lang w:val="en-US"/>
        </w:rPr>
        <w:t>WORK IN PROGRESS</w:t>
      </w:r>
    </w:p>
    <w:p w14:paraId="49D0B451" w14:textId="6B385A85" w:rsidR="00AD4EE0" w:rsidRPr="00AD4EE0" w:rsidRDefault="00AD4EE0" w:rsidP="00AD4EE0">
      <w:pPr>
        <w:pStyle w:val="Paragraph"/>
        <w:spacing w:line="360" w:lineRule="auto"/>
        <w:ind w:firstLine="720"/>
        <w:rPr>
          <w:lang w:val="en-US"/>
        </w:rPr>
      </w:pPr>
      <w:r w:rsidRPr="00AD4EE0">
        <w:rPr>
          <w:lang w:val="en-US"/>
        </w:rPr>
        <w:t>This study provides new evidence on the residential preferences of older adults in Sweden, demonstrating that accessibility, proximity, and convenience are key determinants of housing choice in later life. Proximity to shops and services, green space, public transport, and parking consistently enhance perceived housing value, though their relative importance differs across demographic and health groups. The oldest respondents and those with poorer health place greater emphasis on transit accessibility, while men prioritize parking more than women. These results suggest that mobility</w:t>
      </w:r>
      <w:r>
        <w:rPr>
          <w:lang w:val="en-US"/>
        </w:rPr>
        <w:t xml:space="preserve">, </w:t>
      </w:r>
      <w:r w:rsidRPr="00AD4EE0">
        <w:rPr>
          <w:lang w:val="en-US"/>
        </w:rPr>
        <w:t>whether through public or private means</w:t>
      </w:r>
      <w:r>
        <w:rPr>
          <w:lang w:val="en-US"/>
        </w:rPr>
        <w:t xml:space="preserve">, </w:t>
      </w:r>
      <w:r w:rsidRPr="00AD4EE0">
        <w:rPr>
          <w:lang w:val="en-US"/>
        </w:rPr>
        <w:t>remains central to preserving independence and quality of life among ageing populations.</w:t>
      </w:r>
    </w:p>
    <w:p w14:paraId="66A25859" w14:textId="77777777" w:rsidR="00AD4EE0" w:rsidRPr="00AD4EE0" w:rsidRDefault="00AD4EE0" w:rsidP="00AD4EE0">
      <w:pPr>
        <w:pStyle w:val="Paragraph"/>
        <w:spacing w:line="360" w:lineRule="auto"/>
        <w:ind w:firstLine="720"/>
        <w:rPr>
          <w:lang w:val="en-US"/>
        </w:rPr>
      </w:pPr>
      <w:r w:rsidRPr="00AD4EE0">
        <w:rPr>
          <w:lang w:val="en-US"/>
        </w:rPr>
        <w:t xml:space="preserve">For policymakers and planners, the findings highlight the importance of creating age-inclusive residential environments that integrate transit-oriented and walkable design principles. Developments combining accessible public transport, local services, </w:t>
      </w:r>
      <w:r w:rsidRPr="00AD4EE0">
        <w:rPr>
          <w:lang w:val="en-US"/>
        </w:rPr>
        <w:lastRenderedPageBreak/>
        <w:t>and barrier-free outdoor environments can deliver significant welfare benefits for older adults. The study also emphasizes that while preferences are diverse, the shared emphasis on mobility and accessibility offers a common foundation for designing flexible housing and neighborhood strategies.</w:t>
      </w:r>
    </w:p>
    <w:p w14:paraId="7D242EC3" w14:textId="77777777" w:rsidR="00AD4EE0" w:rsidRDefault="00AD4EE0" w:rsidP="00AD4EE0">
      <w:pPr>
        <w:pStyle w:val="Paragraph"/>
        <w:spacing w:line="360" w:lineRule="auto"/>
        <w:ind w:firstLine="720"/>
        <w:rPr>
          <w:lang w:val="en-US"/>
        </w:rPr>
      </w:pPr>
      <w:r w:rsidRPr="00AD4EE0">
        <w:rPr>
          <w:lang w:val="en-US"/>
        </w:rPr>
        <w:t>Future research should build on this framework by integrating longitudinal data and revealed-preference measures to examine how preferences evolve as individuals transition through different stages of later life. Such work will be essential for ensuring that housing policies and urban planning initiatives remain responsive to the changing needs of ageing societies.</w:t>
      </w:r>
    </w:p>
    <w:p w14:paraId="454A8C09" w14:textId="57EB036B" w:rsidR="00AD4EE0" w:rsidRDefault="00AD4EE0">
      <w:pPr>
        <w:spacing w:line="240" w:lineRule="auto"/>
        <w:rPr>
          <w:lang w:val="en-US"/>
        </w:rPr>
      </w:pPr>
      <w:r>
        <w:rPr>
          <w:lang w:val="en-US"/>
        </w:rPr>
        <w:br w:type="page"/>
      </w:r>
    </w:p>
    <w:p w14:paraId="6DEF0B04" w14:textId="77777777" w:rsidR="00AD4EE0" w:rsidRPr="00AD4EE0" w:rsidRDefault="00AD4EE0" w:rsidP="00AD4EE0">
      <w:pPr>
        <w:pStyle w:val="Newparagraph"/>
        <w:rPr>
          <w:lang w:val="en-US"/>
        </w:rPr>
      </w:pPr>
    </w:p>
    <w:p w14:paraId="2907DDA7" w14:textId="7CFC8209" w:rsidR="00BD68CC" w:rsidRDefault="00BD68CC" w:rsidP="00BD68CC">
      <w:pPr>
        <w:pStyle w:val="Rubrik1"/>
        <w:rPr>
          <w:lang w:val="en-US" w:eastAsia="en-US"/>
        </w:rPr>
      </w:pPr>
      <w:r>
        <w:rPr>
          <w:lang w:val="en-US" w:eastAsia="en-US"/>
        </w:rPr>
        <w:t>References</w:t>
      </w:r>
    </w:p>
    <w:p w14:paraId="086CD3DB" w14:textId="77777777" w:rsidR="00754AD0" w:rsidRPr="00754AD0" w:rsidRDefault="00BD68CC" w:rsidP="00754AD0">
      <w:pPr>
        <w:pStyle w:val="Litteraturfrteckning"/>
      </w:pPr>
      <w:r>
        <w:rPr>
          <w:lang w:val="en-US" w:eastAsia="en-US"/>
        </w:rPr>
        <w:fldChar w:fldCharType="begin"/>
      </w:r>
      <w:r w:rsidR="00EF3A72">
        <w:rPr>
          <w:lang w:val="en-US" w:eastAsia="en-US"/>
        </w:rPr>
        <w:instrText xml:space="preserve"> ADDIN ZOTERO_BIBL {"uncited":[],"omitted":[],"custom":[]} CSL_BIBLIOGRAPHY </w:instrText>
      </w:r>
      <w:r>
        <w:rPr>
          <w:lang w:val="en-US" w:eastAsia="en-US"/>
        </w:rPr>
        <w:fldChar w:fldCharType="separate"/>
      </w:r>
      <w:r w:rsidR="00754AD0" w:rsidRPr="00754AD0">
        <w:t xml:space="preserve">Abramsson, M., &amp; Andersson, E. K. (2012). Residential Mobility Patterns of Elderly—Leaving the House for an Apartment. </w:t>
      </w:r>
      <w:r w:rsidR="00754AD0" w:rsidRPr="00754AD0">
        <w:rPr>
          <w:i/>
          <w:iCs/>
        </w:rPr>
        <w:t>Housing Studies</w:t>
      </w:r>
      <w:r w:rsidR="00754AD0" w:rsidRPr="00754AD0">
        <w:t xml:space="preserve">, </w:t>
      </w:r>
      <w:r w:rsidR="00754AD0" w:rsidRPr="00754AD0">
        <w:rPr>
          <w:i/>
          <w:iCs/>
        </w:rPr>
        <w:t>27</w:t>
      </w:r>
      <w:r w:rsidR="00754AD0" w:rsidRPr="00754AD0">
        <w:t>(5), 582–604. https://doi.org/10.1080/02673037.2012.697553</w:t>
      </w:r>
    </w:p>
    <w:p w14:paraId="52082A03" w14:textId="77777777" w:rsidR="00754AD0" w:rsidRPr="00754AD0" w:rsidRDefault="00754AD0" w:rsidP="00754AD0">
      <w:pPr>
        <w:pStyle w:val="Litteraturfrteckning"/>
      </w:pPr>
      <w:r w:rsidRPr="00754AD0">
        <w:t xml:space="preserve">Abramsson, M., &amp; Andersson, E. K. (2015). Changing locations: Central or peripheral moves of seniors? </w:t>
      </w:r>
      <w:r w:rsidRPr="00754AD0">
        <w:rPr>
          <w:i/>
          <w:iCs/>
        </w:rPr>
        <w:t>Journal of Housing and the Built Environment</w:t>
      </w:r>
      <w:r w:rsidRPr="00754AD0">
        <w:t xml:space="preserve">, </w:t>
      </w:r>
      <w:r w:rsidRPr="00754AD0">
        <w:rPr>
          <w:i/>
          <w:iCs/>
        </w:rPr>
        <w:t>30</w:t>
      </w:r>
      <w:r w:rsidRPr="00754AD0">
        <w:t>(4), 535–551. https://doi.org/10.1007/s10901-014-9427-0</w:t>
      </w:r>
    </w:p>
    <w:p w14:paraId="1E4095F0" w14:textId="77777777" w:rsidR="00754AD0" w:rsidRPr="00754AD0" w:rsidRDefault="00754AD0" w:rsidP="00754AD0">
      <w:pPr>
        <w:pStyle w:val="Litteraturfrteckning"/>
      </w:pPr>
      <w:r w:rsidRPr="00754AD0">
        <w:t xml:space="preserve">Aitken, D., Willis, K., &amp; Gilroy, R. (2024). Do older homebuyers prefer dwellings with accessibility and adaptability features? Findings from an exploratory study. </w:t>
      </w:r>
      <w:r w:rsidRPr="00754AD0">
        <w:rPr>
          <w:i/>
          <w:iCs/>
        </w:rPr>
        <w:t>Housing Studies</w:t>
      </w:r>
      <w:r w:rsidRPr="00754AD0">
        <w:t xml:space="preserve">, </w:t>
      </w:r>
      <w:r w:rsidRPr="00754AD0">
        <w:rPr>
          <w:i/>
          <w:iCs/>
        </w:rPr>
        <w:t>39</w:t>
      </w:r>
      <w:r w:rsidRPr="00754AD0">
        <w:t>(3), 608–630. https://doi.org/10.1080/02673037.2022.2060944</w:t>
      </w:r>
    </w:p>
    <w:p w14:paraId="2EC4D614" w14:textId="77777777" w:rsidR="00754AD0" w:rsidRPr="00754AD0" w:rsidRDefault="00754AD0" w:rsidP="00754AD0">
      <w:pPr>
        <w:pStyle w:val="Litteraturfrteckning"/>
      </w:pPr>
      <w:r w:rsidRPr="00754AD0">
        <w:t xml:space="preserve">Alsnih, R., &amp; Hensher, D. A. (2003). The mobility and accessibility expectations of seniors in an aging population. </w:t>
      </w:r>
      <w:r w:rsidRPr="00754AD0">
        <w:rPr>
          <w:i/>
          <w:iCs/>
        </w:rPr>
        <w:t>Transportation Research Part A: Policy and Practice</w:t>
      </w:r>
      <w:r w:rsidRPr="00754AD0">
        <w:t xml:space="preserve">, </w:t>
      </w:r>
      <w:r w:rsidRPr="00754AD0">
        <w:rPr>
          <w:i/>
          <w:iCs/>
        </w:rPr>
        <w:t>37</w:t>
      </w:r>
      <w:r w:rsidRPr="00754AD0">
        <w:t>(10), 903–916. https://doi.org/10.1016/S0965-8564(03)00073-9</w:t>
      </w:r>
    </w:p>
    <w:p w14:paraId="50559874" w14:textId="77777777" w:rsidR="00754AD0" w:rsidRPr="00754AD0" w:rsidRDefault="00754AD0" w:rsidP="00754AD0">
      <w:pPr>
        <w:pStyle w:val="Litteraturfrteckning"/>
      </w:pPr>
      <w:r w:rsidRPr="00754AD0">
        <w:t xml:space="preserve">Ardeshiri, A., Washington, L., Vij, A., Leishman, C., &amp; Beer, A. (2024). Housing preferences for owner-occupied versus investment properties in Sydney, Australia. </w:t>
      </w:r>
      <w:r w:rsidRPr="00754AD0">
        <w:rPr>
          <w:i/>
          <w:iCs/>
        </w:rPr>
        <w:t>Housing Studies</w:t>
      </w:r>
      <w:r w:rsidRPr="00754AD0">
        <w:t xml:space="preserve">, </w:t>
      </w:r>
      <w:r w:rsidRPr="00754AD0">
        <w:rPr>
          <w:i/>
          <w:iCs/>
        </w:rPr>
        <w:t>0</w:t>
      </w:r>
      <w:r w:rsidRPr="00754AD0">
        <w:t>(0), 1–23. https://doi.org/10.1080/02673037.2024.2428749</w:t>
      </w:r>
    </w:p>
    <w:p w14:paraId="7EC67626" w14:textId="77777777" w:rsidR="00754AD0" w:rsidRPr="00754AD0" w:rsidRDefault="00754AD0" w:rsidP="00754AD0">
      <w:pPr>
        <w:pStyle w:val="Litteraturfrteckning"/>
      </w:pPr>
      <w:r w:rsidRPr="00754AD0">
        <w:t xml:space="preserve">Caplan, A. J., Akhundjanov, S. B., &amp; Toll, K. (2021). Measuring heterogeneous preferences for residential amenities. </w:t>
      </w:r>
      <w:r w:rsidRPr="00754AD0">
        <w:rPr>
          <w:i/>
          <w:iCs/>
        </w:rPr>
        <w:t>Regional Science and Urban Economics</w:t>
      </w:r>
      <w:r w:rsidRPr="00754AD0">
        <w:t xml:space="preserve">, </w:t>
      </w:r>
      <w:r w:rsidRPr="00754AD0">
        <w:rPr>
          <w:i/>
          <w:iCs/>
        </w:rPr>
        <w:t>87</w:t>
      </w:r>
      <w:r w:rsidRPr="00754AD0">
        <w:t>, 103646. https://doi.org/10.1016/j.regsciurbeco.2021.103646</w:t>
      </w:r>
    </w:p>
    <w:p w14:paraId="1EAF921B" w14:textId="77777777" w:rsidR="00754AD0" w:rsidRPr="00754AD0" w:rsidRDefault="00754AD0" w:rsidP="00754AD0">
      <w:pPr>
        <w:pStyle w:val="Litteraturfrteckning"/>
      </w:pPr>
      <w:r w:rsidRPr="00754AD0">
        <w:t xml:space="preserve">Clark, W., Deurloo, M., &amp; Dieleman, F. (2006). Residential Mobility and Neighbourhood Outcomes. </w:t>
      </w:r>
      <w:r w:rsidRPr="00754AD0">
        <w:rPr>
          <w:i/>
          <w:iCs/>
        </w:rPr>
        <w:t>Housing Studies</w:t>
      </w:r>
      <w:r w:rsidRPr="00754AD0">
        <w:t xml:space="preserve">, </w:t>
      </w:r>
      <w:r w:rsidRPr="00754AD0">
        <w:rPr>
          <w:i/>
          <w:iCs/>
        </w:rPr>
        <w:t>21</w:t>
      </w:r>
      <w:r w:rsidRPr="00754AD0">
        <w:t>(3), 323–342. https://doi.org/10.1080/02673030600585946</w:t>
      </w:r>
    </w:p>
    <w:p w14:paraId="5084EADA" w14:textId="77777777" w:rsidR="00754AD0" w:rsidRPr="00754AD0" w:rsidRDefault="00754AD0" w:rsidP="00754AD0">
      <w:pPr>
        <w:pStyle w:val="Litteraturfrteckning"/>
      </w:pPr>
      <w:r w:rsidRPr="00754AD0">
        <w:lastRenderedPageBreak/>
        <w:t xml:space="preserve">Cohen-Cline, H., Turkheimer, E., &amp; Duncan, G. E. (2015). Access to green space, physical activity and mental health: A twin study. </w:t>
      </w:r>
      <w:r w:rsidRPr="00754AD0">
        <w:rPr>
          <w:i/>
          <w:iCs/>
        </w:rPr>
        <w:t>Journal of Epidemiology and Community Health</w:t>
      </w:r>
      <w:r w:rsidRPr="00754AD0">
        <w:t xml:space="preserve">, </w:t>
      </w:r>
      <w:r w:rsidRPr="00754AD0">
        <w:rPr>
          <w:i/>
          <w:iCs/>
        </w:rPr>
        <w:t>69</w:t>
      </w:r>
      <w:r w:rsidRPr="00754AD0">
        <w:t>(6), 523–529. https://doi.org/10.1136/jech-2014-204667</w:t>
      </w:r>
    </w:p>
    <w:p w14:paraId="16328D42" w14:textId="77777777" w:rsidR="00754AD0" w:rsidRPr="00754AD0" w:rsidRDefault="00754AD0" w:rsidP="00754AD0">
      <w:pPr>
        <w:pStyle w:val="Litteraturfrteckning"/>
      </w:pPr>
      <w:r w:rsidRPr="00754AD0">
        <w:t xml:space="preserve">DeShazo, J. R., &amp; Fermo, G. (2002). Designing Choice Sets for Stated Preference Methods: The Effects of Complexity on Choice Consistency. </w:t>
      </w:r>
      <w:r w:rsidRPr="00754AD0">
        <w:rPr>
          <w:i/>
          <w:iCs/>
        </w:rPr>
        <w:t>Journal of Environmental Economics and Management</w:t>
      </w:r>
      <w:r w:rsidRPr="00754AD0">
        <w:t xml:space="preserve">, </w:t>
      </w:r>
      <w:r w:rsidRPr="00754AD0">
        <w:rPr>
          <w:i/>
          <w:iCs/>
        </w:rPr>
        <w:t>44</w:t>
      </w:r>
      <w:r w:rsidRPr="00754AD0">
        <w:t>(1), 123–143. https://doi.org/10.1006/jeem.2001.1199</w:t>
      </w:r>
    </w:p>
    <w:p w14:paraId="2C61CB35" w14:textId="77777777" w:rsidR="00754AD0" w:rsidRPr="00754AD0" w:rsidRDefault="00754AD0" w:rsidP="00754AD0">
      <w:pPr>
        <w:pStyle w:val="Litteraturfrteckning"/>
      </w:pPr>
      <w:r w:rsidRPr="00754AD0">
        <w:t xml:space="preserve">Ewen, H. H., Hahn, S. J., Erickson, M. A., &amp; Krout, J. A. (2014). Aging in Place or Relocation? Plans of Community-Dwelling Older Adults. </w:t>
      </w:r>
      <w:r w:rsidRPr="00754AD0">
        <w:rPr>
          <w:i/>
          <w:iCs/>
        </w:rPr>
        <w:t>Journal of Housing for the Elderly</w:t>
      </w:r>
      <w:r w:rsidRPr="00754AD0">
        <w:t xml:space="preserve">, </w:t>
      </w:r>
      <w:r w:rsidRPr="00754AD0">
        <w:rPr>
          <w:i/>
          <w:iCs/>
        </w:rPr>
        <w:t>28</w:t>
      </w:r>
      <w:r w:rsidRPr="00754AD0">
        <w:t>(3), 288–309. sih. https://doi.org/10.1080/02763893.2014.930366</w:t>
      </w:r>
    </w:p>
    <w:p w14:paraId="3EBD8CDE" w14:textId="77777777" w:rsidR="00754AD0" w:rsidRPr="00754AD0" w:rsidRDefault="00754AD0" w:rsidP="00754AD0">
      <w:pPr>
        <w:pStyle w:val="Litteraturfrteckning"/>
      </w:pPr>
      <w:r w:rsidRPr="00754AD0">
        <w:t xml:space="preserve">Helveston, J. P. (2023). </w:t>
      </w:r>
      <w:r w:rsidRPr="00754AD0">
        <w:rPr>
          <w:b/>
          <w:bCs/>
        </w:rPr>
        <w:t>logitr</w:t>
      </w:r>
      <w:r w:rsidRPr="00754AD0">
        <w:t xml:space="preserve">: Fast Estimation of Multinomial and Mixed Logit Models with Preference Space and Willingness-to-Pay Space Utility Parameterizations. </w:t>
      </w:r>
      <w:r w:rsidRPr="00754AD0">
        <w:rPr>
          <w:i/>
          <w:iCs/>
        </w:rPr>
        <w:t>Journal of Statistical Software</w:t>
      </w:r>
      <w:r w:rsidRPr="00754AD0">
        <w:t xml:space="preserve">, </w:t>
      </w:r>
      <w:r w:rsidRPr="00754AD0">
        <w:rPr>
          <w:i/>
          <w:iCs/>
        </w:rPr>
        <w:t>105</w:t>
      </w:r>
      <w:r w:rsidRPr="00754AD0">
        <w:t>(10). https://doi.org/10.18637/jss.v105.i10</w:t>
      </w:r>
    </w:p>
    <w:p w14:paraId="08D1E79C" w14:textId="77777777" w:rsidR="00754AD0" w:rsidRPr="00754AD0" w:rsidRDefault="00754AD0" w:rsidP="00754AD0">
      <w:pPr>
        <w:pStyle w:val="Litteraturfrteckning"/>
      </w:pPr>
      <w:r w:rsidRPr="00754AD0">
        <w:t xml:space="preserve">Hensher, D. A., Rose, J. M., &amp; Greene, W. H. (2015). </w:t>
      </w:r>
      <w:r w:rsidRPr="00754AD0">
        <w:rPr>
          <w:i/>
          <w:iCs/>
        </w:rPr>
        <w:t>Applied Choice Analysis</w:t>
      </w:r>
      <w:r w:rsidRPr="00754AD0">
        <w:t xml:space="preserve"> (2nd ed.). Cambridge University Press. https://doi.org/10.1017/CBO9781316136232</w:t>
      </w:r>
    </w:p>
    <w:p w14:paraId="77AEFFAB" w14:textId="77777777" w:rsidR="00754AD0" w:rsidRPr="00754AD0" w:rsidRDefault="00754AD0" w:rsidP="00754AD0">
      <w:pPr>
        <w:pStyle w:val="Litteraturfrteckning"/>
      </w:pPr>
      <w:r w:rsidRPr="00754AD0">
        <w:t xml:space="preserve">Hildebrand, E. D. (2003). </w:t>
      </w:r>
      <w:r w:rsidRPr="00754AD0">
        <w:rPr>
          <w:i/>
          <w:iCs/>
        </w:rPr>
        <w:t>Dimensions in elderly travel behaviour: A simplified activity-based model using lifestyle clusters</w:t>
      </w:r>
      <w:r w:rsidRPr="00754AD0">
        <w:t>.</w:t>
      </w:r>
    </w:p>
    <w:p w14:paraId="0F934593" w14:textId="77777777" w:rsidR="00754AD0" w:rsidRPr="00754AD0" w:rsidRDefault="00754AD0" w:rsidP="00754AD0">
      <w:pPr>
        <w:pStyle w:val="Litteraturfrteckning"/>
      </w:pPr>
      <w:r w:rsidRPr="00754AD0">
        <w:rPr>
          <w:lang w:val="sv-SE"/>
        </w:rPr>
        <w:t xml:space="preserve">Himmler, S., Soekhai, V., van Exel, J., &amp; Brouwer, W. (2021). </w:t>
      </w:r>
      <w:r w:rsidRPr="00754AD0">
        <w:t xml:space="preserve">What works better for preference elicitation among older people? Cognitive burden of discrete choice experiment and case 2 best-worst scaling in an online setting. </w:t>
      </w:r>
      <w:r w:rsidRPr="00754AD0">
        <w:rPr>
          <w:i/>
          <w:iCs/>
        </w:rPr>
        <w:t>Journal of Choice Modelling</w:t>
      </w:r>
      <w:r w:rsidRPr="00754AD0">
        <w:t xml:space="preserve">, </w:t>
      </w:r>
      <w:r w:rsidRPr="00754AD0">
        <w:rPr>
          <w:i/>
          <w:iCs/>
        </w:rPr>
        <w:t>38</w:t>
      </w:r>
      <w:r w:rsidRPr="00754AD0">
        <w:t>, 100265. https://doi.org/10.1016/j.jocm.2020.100265</w:t>
      </w:r>
    </w:p>
    <w:p w14:paraId="1FE0D506" w14:textId="77777777" w:rsidR="00754AD0" w:rsidRPr="00754AD0" w:rsidRDefault="00754AD0" w:rsidP="00754AD0">
      <w:pPr>
        <w:pStyle w:val="Litteraturfrteckning"/>
        <w:rPr>
          <w:lang w:val="sv-SE"/>
        </w:rPr>
      </w:pPr>
      <w:r w:rsidRPr="00754AD0">
        <w:t xml:space="preserve">Lancsar, E., &amp; Louviere, J. (2008). Conducting Discrete Choice Experiments to Inform Healthcare Decision Making: A User??s Guide. </w:t>
      </w:r>
      <w:r w:rsidRPr="00754AD0">
        <w:rPr>
          <w:i/>
          <w:iCs/>
          <w:lang w:val="sv-SE"/>
        </w:rPr>
        <w:t>PharmacoEconomics</w:t>
      </w:r>
      <w:r w:rsidRPr="00754AD0">
        <w:rPr>
          <w:lang w:val="sv-SE"/>
        </w:rPr>
        <w:t xml:space="preserve">, </w:t>
      </w:r>
      <w:r w:rsidRPr="00754AD0">
        <w:rPr>
          <w:i/>
          <w:iCs/>
          <w:lang w:val="sv-SE"/>
        </w:rPr>
        <w:t>26</w:t>
      </w:r>
      <w:r w:rsidRPr="00754AD0">
        <w:rPr>
          <w:lang w:val="sv-SE"/>
        </w:rPr>
        <w:t>(8), 661–677. https://doi.org/10.2165/00019053-200826080-00004</w:t>
      </w:r>
    </w:p>
    <w:p w14:paraId="0F58F8A3" w14:textId="77777777" w:rsidR="00754AD0" w:rsidRPr="00754AD0" w:rsidRDefault="00754AD0" w:rsidP="00754AD0">
      <w:pPr>
        <w:pStyle w:val="Litteraturfrteckning"/>
      </w:pPr>
      <w:r w:rsidRPr="00754AD0">
        <w:rPr>
          <w:lang w:val="sv-SE"/>
        </w:rPr>
        <w:lastRenderedPageBreak/>
        <w:t xml:space="preserve">Lee, P.-H., Han, Q., de Vries, B., &amp; Juan, Y.-K. (2025). </w:t>
      </w:r>
      <w:r w:rsidRPr="00754AD0">
        <w:t xml:space="preserve">Heterogeneities in willingness to pay for circular affordable housing: Insight from young users. </w:t>
      </w:r>
      <w:r w:rsidRPr="00754AD0">
        <w:rPr>
          <w:i/>
          <w:iCs/>
        </w:rPr>
        <w:t>Housing Studies</w:t>
      </w:r>
      <w:r w:rsidRPr="00754AD0">
        <w:t xml:space="preserve">, </w:t>
      </w:r>
      <w:r w:rsidRPr="00754AD0">
        <w:rPr>
          <w:i/>
          <w:iCs/>
        </w:rPr>
        <w:t>40</w:t>
      </w:r>
      <w:r w:rsidRPr="00754AD0">
        <w:t>(11), 2450–2480. https://doi.org/10.1080/02673037.2024.2404063</w:t>
      </w:r>
    </w:p>
    <w:p w14:paraId="63473431" w14:textId="77777777" w:rsidR="00754AD0" w:rsidRPr="00754AD0" w:rsidRDefault="00754AD0" w:rsidP="00754AD0">
      <w:pPr>
        <w:pStyle w:val="Litteraturfrteckning"/>
      </w:pPr>
      <w:r w:rsidRPr="00754AD0">
        <w:t xml:space="preserve">Lofqvist, C., Granbom, M., Himmelsbach, I., Iwarsson, S., Oswald, F., &amp; Haak, M. (2013). Voices on Relocation and Aging in Place in Very Old Age—A Complex and Ambivalent Matter. </w:t>
      </w:r>
      <w:r w:rsidRPr="00754AD0">
        <w:rPr>
          <w:i/>
          <w:iCs/>
        </w:rPr>
        <w:t>The Gerontologist</w:t>
      </w:r>
      <w:r w:rsidRPr="00754AD0">
        <w:t xml:space="preserve">, </w:t>
      </w:r>
      <w:r w:rsidRPr="00754AD0">
        <w:rPr>
          <w:i/>
          <w:iCs/>
        </w:rPr>
        <w:t>53</w:t>
      </w:r>
      <w:r w:rsidRPr="00754AD0">
        <w:t>(6), 919–927. https://doi.org/10.1093/geront/gnt034</w:t>
      </w:r>
    </w:p>
    <w:p w14:paraId="3DAA37BC" w14:textId="77777777" w:rsidR="00754AD0" w:rsidRPr="00754AD0" w:rsidRDefault="00754AD0" w:rsidP="00754AD0">
      <w:pPr>
        <w:pStyle w:val="Litteraturfrteckning"/>
      </w:pPr>
      <w:r w:rsidRPr="00754AD0">
        <w:t xml:space="preserve">Maas, J. (2006). Green space, urbanity, and health: How strong is the relation? </w:t>
      </w:r>
      <w:r w:rsidRPr="00754AD0">
        <w:rPr>
          <w:i/>
          <w:iCs/>
        </w:rPr>
        <w:t>Journal of Epidemiology &amp; Community Health</w:t>
      </w:r>
      <w:r w:rsidRPr="00754AD0">
        <w:t xml:space="preserve">, </w:t>
      </w:r>
      <w:r w:rsidRPr="00754AD0">
        <w:rPr>
          <w:i/>
          <w:iCs/>
        </w:rPr>
        <w:t>60</w:t>
      </w:r>
      <w:r w:rsidRPr="00754AD0">
        <w:t>(7), 587–592. https://doi.org/10.1136/jech.2005.043125</w:t>
      </w:r>
    </w:p>
    <w:p w14:paraId="4628EB68" w14:textId="77777777" w:rsidR="00754AD0" w:rsidRPr="00754AD0" w:rsidRDefault="00754AD0" w:rsidP="00754AD0">
      <w:pPr>
        <w:pStyle w:val="Litteraturfrteckning"/>
      </w:pPr>
      <w:r w:rsidRPr="00754AD0">
        <w:t xml:space="preserve">Mangham, L. J., Hanson, K., &amp; McPake, B. (2009). How to do (or not to do) … Designing a discrete choice experiment for application in a low-income country. </w:t>
      </w:r>
      <w:r w:rsidRPr="00754AD0">
        <w:rPr>
          <w:i/>
          <w:iCs/>
        </w:rPr>
        <w:t>Health Policy and Planning</w:t>
      </w:r>
      <w:r w:rsidRPr="00754AD0">
        <w:t xml:space="preserve">, </w:t>
      </w:r>
      <w:r w:rsidRPr="00754AD0">
        <w:rPr>
          <w:i/>
          <w:iCs/>
        </w:rPr>
        <w:t>24</w:t>
      </w:r>
      <w:r w:rsidRPr="00754AD0">
        <w:t>(2), 151–158. https://doi.org/10.1093/heapol/czn047</w:t>
      </w:r>
    </w:p>
    <w:p w14:paraId="2ADBD2E5" w14:textId="77777777" w:rsidR="00754AD0" w:rsidRPr="00754AD0" w:rsidRDefault="00754AD0" w:rsidP="00754AD0">
      <w:pPr>
        <w:pStyle w:val="Litteraturfrteckning"/>
      </w:pPr>
      <w:r w:rsidRPr="00754AD0">
        <w:t xml:space="preserve">McFadden, D. (1974). The measurement of urban travel demand. </w:t>
      </w:r>
      <w:r w:rsidRPr="00754AD0">
        <w:rPr>
          <w:i/>
          <w:iCs/>
        </w:rPr>
        <w:t>Journal of Public Economics</w:t>
      </w:r>
      <w:r w:rsidRPr="00754AD0">
        <w:t xml:space="preserve">, </w:t>
      </w:r>
      <w:r w:rsidRPr="00754AD0">
        <w:rPr>
          <w:i/>
          <w:iCs/>
        </w:rPr>
        <w:t>3</w:t>
      </w:r>
      <w:r w:rsidRPr="00754AD0">
        <w:t>(4), 303–328. https://doi.org/10.1016/0047-2727(74)90003-6</w:t>
      </w:r>
    </w:p>
    <w:p w14:paraId="4E365410" w14:textId="77777777" w:rsidR="00754AD0" w:rsidRPr="00754AD0" w:rsidRDefault="00754AD0" w:rsidP="00754AD0">
      <w:pPr>
        <w:pStyle w:val="Litteraturfrteckning"/>
      </w:pPr>
      <w:r w:rsidRPr="00754AD0">
        <w:t xml:space="preserve">McFadden, D., &amp; Train, K. (2000). Mixed MNL models for discrete response. </w:t>
      </w:r>
      <w:r w:rsidRPr="00754AD0">
        <w:rPr>
          <w:i/>
          <w:iCs/>
        </w:rPr>
        <w:t>Journal of Applied Econometrics</w:t>
      </w:r>
      <w:r w:rsidRPr="00754AD0">
        <w:t xml:space="preserve">, </w:t>
      </w:r>
      <w:r w:rsidRPr="00754AD0">
        <w:rPr>
          <w:i/>
          <w:iCs/>
        </w:rPr>
        <w:t>15</w:t>
      </w:r>
      <w:r w:rsidRPr="00754AD0">
        <w:t>(5), 447–470. https://doi.org/10.1002/1099-1255(200009/10)15:5&lt;447::AID-JAE570&gt;3.0.CO;2-1</w:t>
      </w:r>
    </w:p>
    <w:p w14:paraId="1543BE7C" w14:textId="77777777" w:rsidR="00754AD0" w:rsidRPr="00754AD0" w:rsidRDefault="00754AD0" w:rsidP="00754AD0">
      <w:pPr>
        <w:pStyle w:val="Litteraturfrteckning"/>
      </w:pPr>
      <w:r w:rsidRPr="00754AD0">
        <w:rPr>
          <w:lang w:val="sv-SE"/>
        </w:rPr>
        <w:t xml:space="preserve">Nielsen, T. S., &amp; Hansen, K. B. (2007). </w:t>
      </w:r>
      <w:r w:rsidRPr="00754AD0">
        <w:t xml:space="preserve">Do green areas affect health? Results from a Danish survey on the use of green areas and health indicators. </w:t>
      </w:r>
      <w:r w:rsidRPr="00754AD0">
        <w:rPr>
          <w:i/>
          <w:iCs/>
        </w:rPr>
        <w:t>Health &amp; Place</w:t>
      </w:r>
      <w:r w:rsidRPr="00754AD0">
        <w:t xml:space="preserve">, </w:t>
      </w:r>
      <w:r w:rsidRPr="00754AD0">
        <w:rPr>
          <w:i/>
          <w:iCs/>
        </w:rPr>
        <w:t>13</w:t>
      </w:r>
      <w:r w:rsidRPr="00754AD0">
        <w:t>(4), 839–850. https://doi.org/10.1016/j.healthplace.2007.02.001</w:t>
      </w:r>
    </w:p>
    <w:p w14:paraId="62EF5843" w14:textId="77777777" w:rsidR="00754AD0" w:rsidRPr="00754AD0" w:rsidRDefault="00754AD0" w:rsidP="00754AD0">
      <w:pPr>
        <w:pStyle w:val="Litteraturfrteckning"/>
      </w:pPr>
      <w:r w:rsidRPr="00754AD0">
        <w:t xml:space="preserve">Ossokina, I. V., &amp; Arentze, T. A. (2022). Reference-dependent housing choice behaviour: Why are older people reluctant to move? </w:t>
      </w:r>
      <w:r w:rsidRPr="00754AD0">
        <w:rPr>
          <w:i/>
          <w:iCs/>
        </w:rPr>
        <w:t>Housing Studies</w:t>
      </w:r>
      <w:r w:rsidRPr="00754AD0">
        <w:t>, 1–19. https://doi.org/10.1080/02673037.2022.2151984</w:t>
      </w:r>
    </w:p>
    <w:p w14:paraId="1319EB8B" w14:textId="77777777" w:rsidR="00754AD0" w:rsidRPr="00754AD0" w:rsidRDefault="00754AD0" w:rsidP="00754AD0">
      <w:pPr>
        <w:pStyle w:val="Litteraturfrteckning"/>
      </w:pPr>
      <w:r w:rsidRPr="00754AD0">
        <w:lastRenderedPageBreak/>
        <w:t xml:space="preserve">Ossokina, I. V., Arentze, T. A., Van Gameren, D., &amp; Van Den Heuvel, D. (2020). Best living concepts for elderly homeowners: Combining a stated choice experiment with architectural design. </w:t>
      </w:r>
      <w:r w:rsidRPr="00754AD0">
        <w:rPr>
          <w:i/>
          <w:iCs/>
        </w:rPr>
        <w:t>Journal of Housing and the Built Environment</w:t>
      </w:r>
      <w:r w:rsidRPr="00754AD0">
        <w:t xml:space="preserve">, </w:t>
      </w:r>
      <w:r w:rsidRPr="00754AD0">
        <w:rPr>
          <w:i/>
          <w:iCs/>
        </w:rPr>
        <w:t>35</w:t>
      </w:r>
      <w:r w:rsidRPr="00754AD0">
        <w:t>(3), 847–865. https://doi.org/10.1007/s10901-019-09716-5</w:t>
      </w:r>
    </w:p>
    <w:p w14:paraId="646DE7DE" w14:textId="77777777" w:rsidR="00754AD0" w:rsidRPr="00754AD0" w:rsidRDefault="00754AD0" w:rsidP="00754AD0">
      <w:pPr>
        <w:pStyle w:val="Litteraturfrteckning"/>
      </w:pPr>
      <w:r w:rsidRPr="00754AD0">
        <w:t xml:space="preserve">Paquet, C., Orschulok, T. P., Coffee, N. T., Howard, N. J., Hugo, G., Taylor, A. W., Adams, R. J., &amp; Daniel, M. (2013). Are accessibility and characteristics of public open spaces associated with a better cardiometabolic health? </w:t>
      </w:r>
      <w:r w:rsidRPr="00754AD0">
        <w:rPr>
          <w:i/>
          <w:iCs/>
        </w:rPr>
        <w:t>Landscape and Urban Planning</w:t>
      </w:r>
      <w:r w:rsidRPr="00754AD0">
        <w:t xml:space="preserve">, </w:t>
      </w:r>
      <w:r w:rsidRPr="00754AD0">
        <w:rPr>
          <w:i/>
          <w:iCs/>
        </w:rPr>
        <w:t>118</w:t>
      </w:r>
      <w:r w:rsidRPr="00754AD0">
        <w:t>, 70–78. https://doi.org/10.1016/j.landurbplan.2012.11.011</w:t>
      </w:r>
    </w:p>
    <w:p w14:paraId="67652E93" w14:textId="77777777" w:rsidR="00754AD0" w:rsidRPr="00754AD0" w:rsidRDefault="00754AD0" w:rsidP="00754AD0">
      <w:pPr>
        <w:pStyle w:val="Litteraturfrteckning"/>
      </w:pPr>
      <w:r w:rsidRPr="00754AD0">
        <w:t xml:space="preserve">Ricciardi, A. M., Xia, J., &amp; Currie, G. (2015). Exploring public transport equity between separate disadvantaged cohorts: A case study in Perth, Australia. </w:t>
      </w:r>
      <w:r w:rsidRPr="00754AD0">
        <w:rPr>
          <w:i/>
          <w:iCs/>
        </w:rPr>
        <w:t>Journal of Transport Geography</w:t>
      </w:r>
      <w:r w:rsidRPr="00754AD0">
        <w:t xml:space="preserve">, </w:t>
      </w:r>
      <w:r w:rsidRPr="00754AD0">
        <w:rPr>
          <w:i/>
          <w:iCs/>
        </w:rPr>
        <w:t>43</w:t>
      </w:r>
      <w:r w:rsidRPr="00754AD0">
        <w:t>, 111–122. https://doi.org/10.1016/j.jtrangeo.2015.01.011</w:t>
      </w:r>
    </w:p>
    <w:p w14:paraId="2FB8B211" w14:textId="77777777" w:rsidR="00754AD0" w:rsidRPr="00754AD0" w:rsidRDefault="00754AD0" w:rsidP="00754AD0">
      <w:pPr>
        <w:pStyle w:val="Litteraturfrteckning"/>
      </w:pPr>
      <w:r w:rsidRPr="00754AD0">
        <w:t xml:space="preserve">Robison, J. T., &amp; Moen, P. (2000). A Life-Course Perspective on Housing Expectations and Shifts in Late Midlife. </w:t>
      </w:r>
      <w:r w:rsidRPr="00754AD0">
        <w:rPr>
          <w:i/>
          <w:iCs/>
        </w:rPr>
        <w:t>Research on Aging</w:t>
      </w:r>
      <w:r w:rsidRPr="00754AD0">
        <w:t xml:space="preserve">, </w:t>
      </w:r>
      <w:r w:rsidRPr="00754AD0">
        <w:rPr>
          <w:i/>
          <w:iCs/>
        </w:rPr>
        <w:t>22</w:t>
      </w:r>
      <w:r w:rsidRPr="00754AD0">
        <w:t>(5), 499–532. https://doi.org/10.1177/0164027500225003</w:t>
      </w:r>
    </w:p>
    <w:p w14:paraId="5B9408E5" w14:textId="77777777" w:rsidR="00754AD0" w:rsidRPr="00754AD0" w:rsidRDefault="00754AD0" w:rsidP="00754AD0">
      <w:pPr>
        <w:pStyle w:val="Litteraturfrteckning"/>
      </w:pPr>
      <w:r w:rsidRPr="00754AD0">
        <w:t xml:space="preserve">Roy, N., Dubé, R., Després, C., Freitas, A., &amp; Légaré, F. (2018). Choosing between staying at home or moving: A systematic review of factors influencing housing decisions among frail older adults. </w:t>
      </w:r>
      <w:r w:rsidRPr="00754AD0">
        <w:rPr>
          <w:i/>
          <w:iCs/>
        </w:rPr>
        <w:t>PLOS ONE</w:t>
      </w:r>
      <w:r w:rsidRPr="00754AD0">
        <w:t xml:space="preserve">, </w:t>
      </w:r>
      <w:r w:rsidRPr="00754AD0">
        <w:rPr>
          <w:i/>
          <w:iCs/>
        </w:rPr>
        <w:t>13</w:t>
      </w:r>
      <w:r w:rsidRPr="00754AD0">
        <w:t>(1), e0189266. https://doi.org/10.1371/journal.pone.0189266</w:t>
      </w:r>
    </w:p>
    <w:p w14:paraId="59262769" w14:textId="77777777" w:rsidR="00754AD0" w:rsidRPr="00754AD0" w:rsidRDefault="00754AD0" w:rsidP="00754AD0">
      <w:pPr>
        <w:pStyle w:val="Litteraturfrteckning"/>
      </w:pPr>
      <w:r w:rsidRPr="00754AD0">
        <w:t xml:space="preserve">Schulz, M., Gross, C., &amp; Teti, A. (2025). </w:t>
      </w:r>
      <w:r w:rsidRPr="00754AD0">
        <w:rPr>
          <w:i/>
          <w:iCs/>
        </w:rPr>
        <w:t>Owning, Renting and Environmental Proactivity: The Role of Housing Tenure in Hypothetical Housing Decisions</w:t>
      </w:r>
      <w:r w:rsidRPr="00754AD0">
        <w:t>.</w:t>
      </w:r>
    </w:p>
    <w:p w14:paraId="27C2C867" w14:textId="77777777" w:rsidR="00754AD0" w:rsidRPr="00754AD0" w:rsidRDefault="00754AD0" w:rsidP="00754AD0">
      <w:pPr>
        <w:pStyle w:val="Litteraturfrteckning"/>
      </w:pPr>
      <w:r w:rsidRPr="00754AD0">
        <w:t xml:space="preserve">Sturm, R., &amp; Cohen, D. (2014). </w:t>
      </w:r>
      <w:r w:rsidRPr="00754AD0">
        <w:rPr>
          <w:i/>
          <w:iCs/>
        </w:rPr>
        <w:t>Proximity to Urban Parks and Mental Health</w:t>
      </w:r>
      <w:r w:rsidRPr="00754AD0">
        <w:t>.</w:t>
      </w:r>
    </w:p>
    <w:p w14:paraId="768EE86A" w14:textId="77777777" w:rsidR="00754AD0" w:rsidRPr="00754AD0" w:rsidRDefault="00754AD0" w:rsidP="00754AD0">
      <w:pPr>
        <w:pStyle w:val="Litteraturfrteckning"/>
      </w:pPr>
      <w:r w:rsidRPr="00754AD0">
        <w:rPr>
          <w:lang w:val="sv-SE"/>
        </w:rPr>
        <w:lastRenderedPageBreak/>
        <w:t xml:space="preserve">Toth, M., Palmer, L., Bercaw, L., Voltmer, H., &amp; Karon, S. L. (2022). </w:t>
      </w:r>
      <w:r w:rsidRPr="00754AD0">
        <w:t xml:space="preserve">Trends in the Use of Residential Settings Among Older Adults. </w:t>
      </w:r>
      <w:r w:rsidRPr="00754AD0">
        <w:rPr>
          <w:i/>
          <w:iCs/>
        </w:rPr>
        <w:t>The Journals of Gerontology: Series B</w:t>
      </w:r>
      <w:r w:rsidRPr="00754AD0">
        <w:t xml:space="preserve">, </w:t>
      </w:r>
      <w:r w:rsidRPr="00754AD0">
        <w:rPr>
          <w:i/>
          <w:iCs/>
        </w:rPr>
        <w:t>77</w:t>
      </w:r>
      <w:r w:rsidRPr="00754AD0">
        <w:t>(2), 424–428. https://doi.org/10.1093/geronb/gbab092</w:t>
      </w:r>
    </w:p>
    <w:p w14:paraId="637711E8" w14:textId="77777777" w:rsidR="00754AD0" w:rsidRPr="00754AD0" w:rsidRDefault="00754AD0" w:rsidP="00754AD0">
      <w:pPr>
        <w:pStyle w:val="Litteraturfrteckning"/>
      </w:pPr>
      <w:r w:rsidRPr="00754AD0">
        <w:t xml:space="preserve">Train, K. (Ed.). (2003). </w:t>
      </w:r>
      <w:r w:rsidRPr="00754AD0">
        <w:rPr>
          <w:i/>
          <w:iCs/>
        </w:rPr>
        <w:t>Discrete choice methods with simulation</w:t>
      </w:r>
      <w:r w:rsidRPr="00754AD0">
        <w:t>. Cambridge University Press.</w:t>
      </w:r>
    </w:p>
    <w:p w14:paraId="69F6E498" w14:textId="77777777" w:rsidR="00754AD0" w:rsidRPr="00754AD0" w:rsidRDefault="00754AD0" w:rsidP="00754AD0">
      <w:pPr>
        <w:pStyle w:val="Litteraturfrteckning"/>
      </w:pPr>
      <w:r w:rsidRPr="00754AD0">
        <w:t xml:space="preserve">United Nations Department of Economic and Social Affairs. (2023). </w:t>
      </w:r>
      <w:r w:rsidRPr="00754AD0">
        <w:rPr>
          <w:i/>
          <w:iCs/>
        </w:rPr>
        <w:t>World Social Report 2023: Leaving No One Behind in an Ageing World</w:t>
      </w:r>
      <w:r w:rsidRPr="00754AD0">
        <w:t>. United Nations. https://doi.org/10.18356/9789210019682</w:t>
      </w:r>
    </w:p>
    <w:p w14:paraId="3FAC89F7" w14:textId="77777777" w:rsidR="00754AD0" w:rsidRPr="00754AD0" w:rsidRDefault="00754AD0" w:rsidP="00754AD0">
      <w:pPr>
        <w:pStyle w:val="Litteraturfrteckning"/>
      </w:pPr>
      <w:r w:rsidRPr="00754AD0">
        <w:t xml:space="preserve">Wiles, J. L., Leibing, A., Guberman, N., Reeve, J., &amp; Allen, R. E. S. (2012). The Meaning of “Aging in Place” to Older People. </w:t>
      </w:r>
      <w:r w:rsidRPr="00754AD0">
        <w:rPr>
          <w:i/>
          <w:iCs/>
        </w:rPr>
        <w:t>The Gerontologist</w:t>
      </w:r>
      <w:r w:rsidRPr="00754AD0">
        <w:t xml:space="preserve">, </w:t>
      </w:r>
      <w:r w:rsidRPr="00754AD0">
        <w:rPr>
          <w:i/>
          <w:iCs/>
        </w:rPr>
        <w:t>52</w:t>
      </w:r>
      <w:r w:rsidRPr="00754AD0">
        <w:t>(3), 357–366. https://doi.org/10.1093/geront/gnr098</w:t>
      </w:r>
    </w:p>
    <w:p w14:paraId="59358E0A" w14:textId="77777777" w:rsidR="00754AD0" w:rsidRPr="00754AD0" w:rsidRDefault="00754AD0" w:rsidP="00754AD0">
      <w:pPr>
        <w:pStyle w:val="Litteraturfrteckning"/>
      </w:pPr>
      <w:r w:rsidRPr="00754AD0">
        <w:t xml:space="preserve">Zhao, L., Szajnfarber, Z., Broniatowski, D., &amp; Helveston, J. P. (2023). Using conjoint analysis to incorporate heterogeneous preferences into multimodal transit trip simulations. </w:t>
      </w:r>
      <w:r w:rsidRPr="00754AD0">
        <w:rPr>
          <w:i/>
          <w:iCs/>
        </w:rPr>
        <w:t>Systems Engineering</w:t>
      </w:r>
      <w:r w:rsidRPr="00754AD0">
        <w:t xml:space="preserve">, </w:t>
      </w:r>
      <w:r w:rsidRPr="00754AD0">
        <w:rPr>
          <w:i/>
          <w:iCs/>
        </w:rPr>
        <w:t>26</w:t>
      </w:r>
      <w:r w:rsidRPr="00754AD0">
        <w:t>(4), 438–448. https://doi.org/10.1002/sys.21670</w:t>
      </w:r>
    </w:p>
    <w:p w14:paraId="6303F926" w14:textId="1787A578" w:rsidR="00BD68CC" w:rsidRPr="00127537" w:rsidRDefault="00BD68CC" w:rsidP="00BD68CC">
      <w:pPr>
        <w:spacing w:before="100" w:beforeAutospacing="1" w:after="100" w:afterAutospacing="1" w:line="240" w:lineRule="auto"/>
        <w:rPr>
          <w:lang w:val="en-US" w:eastAsia="en-US"/>
        </w:rPr>
      </w:pPr>
      <w:r>
        <w:rPr>
          <w:lang w:val="en-US" w:eastAsia="en-US"/>
        </w:rPr>
        <w:fldChar w:fldCharType="end"/>
      </w:r>
    </w:p>
    <w:p w14:paraId="7E411D5F" w14:textId="2763E6DF" w:rsidR="00FE4713" w:rsidRPr="00804F25" w:rsidRDefault="00481343" w:rsidP="00804F25">
      <w:pPr>
        <w:pStyle w:val="Paragraph"/>
        <w:spacing w:line="240" w:lineRule="auto"/>
        <w:ind w:firstLine="720"/>
        <w:rPr>
          <w:lang w:val="en-US"/>
        </w:rPr>
      </w:pPr>
      <w:r w:rsidRPr="00804F25">
        <w:rPr>
          <w:lang w:val="en-US"/>
        </w:rPr>
        <w:t xml:space="preserve"> </w:t>
      </w:r>
    </w:p>
    <w:sectPr w:rsidR="00FE4713" w:rsidRPr="00804F25" w:rsidSect="00074B81">
      <w:headerReference w:type="even" r:id="rId78"/>
      <w:headerReference w:type="default" r:id="rId79"/>
      <w:footerReference w:type="even" r:id="rId80"/>
      <w:footerReference w:type="default" r:id="rId81"/>
      <w:headerReference w:type="first" r:id="rId82"/>
      <w:footerReference w:type="first" r:id="rId83"/>
      <w:pgSz w:w="11901" w:h="16840" w:code="9"/>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gnus Zingmark" w:date="2025-11-10T14:08:00Z" w:initials="MZ">
    <w:p w14:paraId="6F7E0341" w14:textId="77777777" w:rsidR="005D1691" w:rsidRDefault="005D1691" w:rsidP="005D1691">
      <w:pPr>
        <w:pStyle w:val="Kommentarer"/>
      </w:pPr>
      <w:r>
        <w:rPr>
          <w:rStyle w:val="Kommentarsreferens"/>
        </w:rPr>
        <w:annotationRef/>
      </w:r>
      <w:r>
        <w:t>Add page numbers</w:t>
      </w:r>
    </w:p>
  </w:comment>
  <w:comment w:id="1" w:author="Magnus Zingmark" w:date="2025-11-10T13:03:00Z" w:initials="MZ">
    <w:p w14:paraId="7A9B2774" w14:textId="2648723A" w:rsidR="006E3683" w:rsidRDefault="006E3683" w:rsidP="006E3683">
      <w:pPr>
        <w:pStyle w:val="Kommentarer"/>
      </w:pPr>
      <w:r>
        <w:rPr>
          <w:rStyle w:val="Kommentarsreferens"/>
        </w:rPr>
        <w:annotationRef/>
      </w:r>
      <w:r>
        <w:t>Should this be explained?</w:t>
      </w:r>
    </w:p>
  </w:comment>
  <w:comment w:id="2" w:author="Magnus Zingmark" w:date="2025-11-10T14:13:00Z" w:initials="MZ">
    <w:p w14:paraId="2315B8FA" w14:textId="77777777" w:rsidR="00576D8F" w:rsidRDefault="00576D8F" w:rsidP="00576D8F">
      <w:pPr>
        <w:pStyle w:val="Kommentarer"/>
      </w:pPr>
      <w:r>
        <w:rPr>
          <w:rStyle w:val="Kommentarsreferens"/>
        </w:rPr>
        <w:annotationRef/>
      </w:r>
      <w:r>
        <w:t>Think the reader need to be introduced to the logical flow once you have introduced basics related to aging populatiopn and housing as an important factor for well-being: 1) different attrubutes can be prefered when considering relocation, 2) people probably need to make trade offs, 3) these trade offs can be examined from the perspective of WTP.</w:t>
      </w:r>
    </w:p>
    <w:p w14:paraId="1366219E" w14:textId="77777777" w:rsidR="00576D8F" w:rsidRDefault="00576D8F" w:rsidP="00576D8F">
      <w:pPr>
        <w:pStyle w:val="Kommentarer"/>
      </w:pPr>
    </w:p>
    <w:p w14:paraId="61D3D824" w14:textId="77777777" w:rsidR="00576D8F" w:rsidRDefault="00576D8F" w:rsidP="00576D8F">
      <w:pPr>
        <w:pStyle w:val="Kommentarer"/>
      </w:pPr>
      <w:r>
        <w:t xml:space="preserve">In addition, when and how can DCE be introduced here? </w:t>
      </w:r>
    </w:p>
  </w:comment>
  <w:comment w:id="3" w:author="Magnus Zingmark" w:date="2025-11-10T13:02:00Z" w:initials="MZ">
    <w:p w14:paraId="1B0F271A" w14:textId="224B5CD8" w:rsidR="006E3683" w:rsidRDefault="006E3683" w:rsidP="006E3683">
      <w:pPr>
        <w:pStyle w:val="Kommentarer"/>
      </w:pPr>
      <w:r>
        <w:rPr>
          <w:rStyle w:val="Kommentarsreferens"/>
        </w:rPr>
        <w:annotationRef/>
      </w:r>
      <w:r>
        <w:t>Characteristics, attributes and preferences. Should one concept be used instead?</w:t>
      </w:r>
    </w:p>
  </w:comment>
  <w:comment w:id="4" w:author="Magnus Zingmark" w:date="2025-11-10T14:27:00Z" w:initials="MZ">
    <w:p w14:paraId="682503B7" w14:textId="77777777" w:rsidR="007455C7" w:rsidRDefault="007455C7" w:rsidP="007455C7">
      <w:pPr>
        <w:pStyle w:val="Kommentarer"/>
      </w:pPr>
      <w:r>
        <w:rPr>
          <w:rStyle w:val="Kommentarsreferens"/>
        </w:rPr>
        <w:annotationRef/>
      </w:r>
      <w:r>
        <w:t>In analysis it is specifically differences between owners and renters, should that be specified in aim?</w:t>
      </w:r>
    </w:p>
  </w:comment>
  <w:comment w:id="5" w:author="Magnus Zingmark" w:date="2025-11-10T12:22:00Z" w:initials="MZ">
    <w:p w14:paraId="354CD395" w14:textId="2B26A0DA" w:rsidR="00B04855" w:rsidRDefault="00B04855" w:rsidP="00B04855">
      <w:pPr>
        <w:pStyle w:val="Kommentarer"/>
      </w:pPr>
      <w:r>
        <w:rPr>
          <w:rStyle w:val="Kommentarsreferens"/>
        </w:rPr>
        <w:annotationRef/>
      </w:r>
      <w:r>
        <w:t>Should this method be introduced in the background?</w:t>
      </w:r>
    </w:p>
  </w:comment>
  <w:comment w:id="11" w:author="Magnus Zingmark" w:date="2025-11-10T12:24:00Z" w:initials="MZ">
    <w:p w14:paraId="325D5141" w14:textId="77777777" w:rsidR="00B04855" w:rsidRDefault="00B04855" w:rsidP="00B04855">
      <w:pPr>
        <w:pStyle w:val="Kommentarer"/>
      </w:pPr>
      <w:r>
        <w:rPr>
          <w:rStyle w:val="Kommentarsreferens"/>
        </w:rPr>
        <w:annotationRef/>
      </w:r>
      <w:r>
        <w:t>While presenting DCE as a method, something more could be decribed from these studies - what do we know from them? Where is the knowledge gap that provide argument for our study?</w:t>
      </w:r>
    </w:p>
  </w:comment>
  <w:comment w:id="12" w:author="Magnus Zingmark" w:date="2025-11-10T12:59:00Z" w:initials="MZ">
    <w:p w14:paraId="2D9F1AF5" w14:textId="77777777" w:rsidR="006E3683" w:rsidRDefault="006E3683" w:rsidP="006E3683">
      <w:pPr>
        <w:pStyle w:val="Kommentarer"/>
      </w:pPr>
      <w:r>
        <w:rPr>
          <w:rStyle w:val="Kommentarsreferens"/>
        </w:rPr>
        <w:annotationRef/>
      </w:r>
      <w:r>
        <w:t>Since I found it is presented later maybe it is about the order of different sections in the background</w:t>
      </w:r>
    </w:p>
  </w:comment>
  <w:comment w:id="16" w:author="Magnus Zingmark" w:date="2025-11-10T13:05:00Z" w:initials="MZ">
    <w:p w14:paraId="23B47493" w14:textId="77777777" w:rsidR="006E3683" w:rsidRDefault="006E3683" w:rsidP="006E3683">
      <w:pPr>
        <w:pStyle w:val="Kommentarer"/>
      </w:pPr>
      <w:r>
        <w:rPr>
          <w:rStyle w:val="Kommentarsreferens"/>
        </w:rPr>
        <w:annotationRef/>
      </w:r>
      <w:r>
        <w:t>Maybe start with presenting what DCE is</w:t>
      </w:r>
    </w:p>
  </w:comment>
  <w:comment w:id="18" w:author="Magnus Zingmark" w:date="2025-11-10T13:07:00Z" w:initials="MZ">
    <w:p w14:paraId="2E5622C2" w14:textId="77777777" w:rsidR="006E3683" w:rsidRDefault="006E3683" w:rsidP="006E3683">
      <w:pPr>
        <w:pStyle w:val="Kommentarer"/>
      </w:pPr>
      <w:r>
        <w:rPr>
          <w:rStyle w:val="Kommentarsreferens"/>
        </w:rPr>
        <w:annotationRef/>
      </w:r>
      <w:r>
        <w:t xml:space="preserve">Elderly should be avoided </w:t>
      </w:r>
      <w:hyperlink r:id="rId1" w:history="1">
        <w:r w:rsidRPr="00D6642C">
          <w:rPr>
            <w:rStyle w:val="Hyperlnk"/>
          </w:rPr>
          <w:t>https://apastyle.apa.org/style-grammar-guidelines/bias-free-language/age</w:t>
        </w:r>
      </w:hyperlink>
    </w:p>
  </w:comment>
  <w:comment w:id="19" w:author="Magnus Zingmark" w:date="2025-11-10T13:14:00Z" w:initials="MZ">
    <w:p w14:paraId="1BDF4B04" w14:textId="77777777" w:rsidR="0052104F" w:rsidRDefault="0052104F" w:rsidP="0052104F">
      <w:pPr>
        <w:pStyle w:val="Kommentarer"/>
      </w:pPr>
      <w:r>
        <w:rPr>
          <w:rStyle w:val="Kommentarsreferens"/>
        </w:rPr>
        <w:annotationRef/>
      </w:r>
      <w:r>
        <w:t>The section about DCE is now one page, can it be shorter? What about this order</w:t>
      </w:r>
    </w:p>
    <w:p w14:paraId="604DA3C1" w14:textId="77777777" w:rsidR="0052104F" w:rsidRDefault="0052104F" w:rsidP="0052104F">
      <w:pPr>
        <w:pStyle w:val="Kommentarer"/>
      </w:pPr>
      <w:r>
        <w:t>Introducing the method (linking to previous background)</w:t>
      </w:r>
    </w:p>
    <w:p w14:paraId="1D901202" w14:textId="77777777" w:rsidR="0052104F" w:rsidRDefault="0052104F" w:rsidP="0052104F">
      <w:pPr>
        <w:pStyle w:val="Kommentarer"/>
      </w:pPr>
      <w:r>
        <w:t>What we know from DCE stueis on housingf and ageing</w:t>
      </w:r>
    </w:p>
    <w:p w14:paraId="797ECBC2" w14:textId="77777777" w:rsidR="0052104F" w:rsidRDefault="0052104F" w:rsidP="0052104F">
      <w:pPr>
        <w:pStyle w:val="Kommentarer"/>
      </w:pPr>
      <w:r>
        <w:t>Whar we don´t know</w:t>
      </w:r>
    </w:p>
  </w:comment>
  <w:comment w:id="22" w:author="Magnus Zingmark" w:date="2025-11-10T13:05:00Z" w:initials="MZ">
    <w:p w14:paraId="548DB56E" w14:textId="62F887BA" w:rsidR="0052104F" w:rsidRDefault="0052104F" w:rsidP="0052104F">
      <w:pPr>
        <w:pStyle w:val="Kommentarer"/>
      </w:pPr>
      <w:r>
        <w:rPr>
          <w:rStyle w:val="Kommentarsreferens"/>
        </w:rPr>
        <w:annotationRef/>
      </w:r>
      <w:r>
        <w:t>Maybe start with presenting what DCE is</w:t>
      </w:r>
    </w:p>
  </w:comment>
  <w:comment w:id="24" w:author="Magnus Zingmark" w:date="2025-11-10T13:07:00Z" w:initials="MZ">
    <w:p w14:paraId="5B761CDE" w14:textId="77777777" w:rsidR="0052104F" w:rsidRDefault="0052104F" w:rsidP="0052104F">
      <w:pPr>
        <w:pStyle w:val="Kommentarer"/>
      </w:pPr>
      <w:r>
        <w:rPr>
          <w:rStyle w:val="Kommentarsreferens"/>
        </w:rPr>
        <w:annotationRef/>
      </w:r>
      <w:r>
        <w:t xml:space="preserve">Elderly should be avoided </w:t>
      </w:r>
      <w:hyperlink r:id="rId2" w:history="1">
        <w:r w:rsidRPr="00D6642C">
          <w:rPr>
            <w:rStyle w:val="Hyperlnk"/>
          </w:rPr>
          <w:t>https://apastyle.apa.org/style-grammar-guidelines/bias-free-language/age</w:t>
        </w:r>
      </w:hyperlink>
    </w:p>
  </w:comment>
  <w:comment w:id="25" w:author="Magnus Zingmark" w:date="2025-11-10T13:17:00Z" w:initials="MZ">
    <w:p w14:paraId="5E9D18F1" w14:textId="77777777" w:rsidR="0052104F" w:rsidRDefault="0052104F" w:rsidP="0052104F">
      <w:pPr>
        <w:pStyle w:val="Kommentarer"/>
      </w:pPr>
      <w:r>
        <w:rPr>
          <w:rStyle w:val="Kommentarsreferens"/>
        </w:rPr>
        <w:annotationRef/>
      </w:r>
      <w:r>
        <w:t>Quite abstract. Can it be clarified what this means or by providing examples</w:t>
      </w:r>
    </w:p>
  </w:comment>
  <w:comment w:id="27" w:author="Magnus Zingmark" w:date="2025-11-10T13:20:00Z" w:initials="MZ">
    <w:p w14:paraId="0802C9F2" w14:textId="77777777" w:rsidR="00B460A6" w:rsidRDefault="00B460A6" w:rsidP="00B460A6">
      <w:pPr>
        <w:pStyle w:val="Kommentarer"/>
      </w:pPr>
      <w:r>
        <w:rPr>
          <w:rStyle w:val="Kommentarsreferens"/>
        </w:rPr>
        <w:annotationRef/>
      </w:r>
      <w:r>
        <w:t>Repetition from the aim</w:t>
      </w:r>
    </w:p>
  </w:comment>
  <w:comment w:id="28" w:author="Magnus Zingmark" w:date="2025-11-10T13:20:00Z" w:initials="MZ">
    <w:p w14:paraId="52CBC063" w14:textId="77777777" w:rsidR="00B460A6" w:rsidRDefault="00B460A6" w:rsidP="00B460A6">
      <w:pPr>
        <w:pStyle w:val="Kommentarer"/>
      </w:pPr>
      <w:r>
        <w:rPr>
          <w:rStyle w:val="Kommentarsreferens"/>
        </w:rPr>
        <w:annotationRef/>
      </w:r>
      <w:r>
        <w:t>Discussion?</w:t>
      </w:r>
    </w:p>
  </w:comment>
  <w:comment w:id="30" w:author="Magnus Zingmark" w:date="2025-11-10T14:35:00Z" w:initials="MZ">
    <w:p w14:paraId="4E607808" w14:textId="77777777" w:rsidR="00E42F42" w:rsidRDefault="00E42F42" w:rsidP="00E42F42">
      <w:pPr>
        <w:pStyle w:val="Kommentarer"/>
      </w:pPr>
      <w:r>
        <w:rPr>
          <w:rStyle w:val="Kommentarsreferens"/>
        </w:rPr>
        <w:annotationRef/>
      </w:r>
      <w:r>
        <w:rPr>
          <w:lang w:val="en-US"/>
        </w:rPr>
        <w:t>The primary objective of was to explore the long-term dynamics associated with housing choices, relocation, and active and healthy ageing, focusing on individuals across the ageing process.</w:t>
      </w:r>
    </w:p>
  </w:comment>
  <w:comment w:id="32" w:author="Magnus Zingmark" w:date="2025-11-10T13:59:00Z" w:initials="MZ">
    <w:p w14:paraId="41852D46" w14:textId="140A194C" w:rsidR="00EB28E2" w:rsidRDefault="00EB28E2" w:rsidP="00EB28E2">
      <w:pPr>
        <w:pStyle w:val="Kommentarer"/>
      </w:pPr>
      <w:r>
        <w:rPr>
          <w:rStyle w:val="Kommentarsreferens"/>
        </w:rPr>
        <w:annotationRef/>
      </w:r>
      <w:r>
        <w:t>Add info about data collected in the ordinary survey and check consistency in terms used e.g., single-family dwelling vs multi family dwelling</w:t>
      </w:r>
    </w:p>
  </w:comment>
  <w:comment w:id="37" w:author="Magnus Zingmark" w:date="2025-11-10T14:32:00Z" w:initials="MZ">
    <w:p w14:paraId="3CF9FDC3" w14:textId="77777777" w:rsidR="00E42F42" w:rsidRDefault="00E42F42" w:rsidP="00E42F42">
      <w:pPr>
        <w:pStyle w:val="Kommentarer"/>
      </w:pPr>
      <w:r>
        <w:rPr>
          <w:rStyle w:val="Kommentarsreferens"/>
        </w:rPr>
        <w:annotationRef/>
      </w:r>
      <w:r>
        <w:t>This was 2021</w:t>
      </w:r>
    </w:p>
  </w:comment>
  <w:comment w:id="42" w:author="Magnus Zingmark" w:date="2025-11-10T13:21:00Z" w:initials="MZ">
    <w:p w14:paraId="59DA7486" w14:textId="5D96A107" w:rsidR="00B460A6" w:rsidRDefault="00B460A6" w:rsidP="00B460A6">
      <w:pPr>
        <w:pStyle w:val="Kommentarer"/>
      </w:pPr>
      <w:r>
        <w:rPr>
          <w:rStyle w:val="Kommentarsreferens"/>
        </w:rPr>
        <w:annotationRef/>
      </w:r>
      <w:r>
        <w:t>Same as above</w:t>
      </w:r>
    </w:p>
  </w:comment>
  <w:comment w:id="40" w:author="Magnus Zingmark" w:date="2025-11-10T14:33:00Z" w:initials="MZ">
    <w:p w14:paraId="4AB82601" w14:textId="77777777" w:rsidR="00E42F42" w:rsidRDefault="00E42F42" w:rsidP="00E42F42">
      <w:pPr>
        <w:pStyle w:val="Kommentarer"/>
      </w:pPr>
      <w:r>
        <w:rPr>
          <w:rStyle w:val="Kommentarsreferens"/>
        </w:rPr>
        <w:annotationRef/>
      </w:r>
      <w:r>
        <w:t>Merge these sentences</w:t>
      </w:r>
    </w:p>
  </w:comment>
  <w:comment w:id="43" w:author="Magnus Zingmark" w:date="2025-11-10T14:37:00Z" w:initials="MZ">
    <w:p w14:paraId="21108B90" w14:textId="77777777" w:rsidR="00E42F42" w:rsidRDefault="00E42F42" w:rsidP="00E42F42">
      <w:pPr>
        <w:pStyle w:val="Kommentarer"/>
      </w:pPr>
      <w:r>
        <w:rPr>
          <w:rStyle w:val="Kommentarsreferens"/>
        </w:rPr>
        <w:annotationRef/>
      </w:r>
      <w:r>
        <w:t>Which data was used from this, present these variables as well</w:t>
      </w:r>
    </w:p>
  </w:comment>
  <w:comment w:id="44" w:author="Magnus Zingmark" w:date="2025-11-10T13:23:00Z" w:initials="MZ">
    <w:p w14:paraId="40CE2B36" w14:textId="7EB93283" w:rsidR="00B460A6" w:rsidRDefault="00B460A6" w:rsidP="00B460A6">
      <w:pPr>
        <w:pStyle w:val="Kommentarer"/>
      </w:pPr>
      <w:r>
        <w:rPr>
          <w:rStyle w:val="Kommentarsreferens"/>
        </w:rPr>
        <w:annotationRef/>
      </w:r>
      <w:r>
        <w:t>Double-check to avoid repetition</w:t>
      </w:r>
    </w:p>
  </w:comment>
  <w:comment w:id="45" w:author="Magnus Zingmark" w:date="2025-11-10T13:53:00Z" w:initials="MZ">
    <w:p w14:paraId="27F19DF1" w14:textId="77777777" w:rsidR="00EB28E2" w:rsidRDefault="00EB28E2" w:rsidP="00EB28E2">
      <w:pPr>
        <w:pStyle w:val="Kommentarer"/>
      </w:pPr>
      <w:r>
        <w:rPr>
          <w:rStyle w:val="Kommentarsreferens"/>
        </w:rPr>
        <w:annotationRef/>
      </w:r>
      <w:r>
        <w:t>More logical to first present the attributes, and then how the experiemt was conducted</w:t>
      </w:r>
    </w:p>
  </w:comment>
  <w:comment w:id="46" w:author="Magnus Zingmark" w:date="2025-11-10T13:49:00Z" w:initials="MZ">
    <w:p w14:paraId="32A48C09" w14:textId="13653154" w:rsidR="00EB28E2" w:rsidRDefault="00EB28E2" w:rsidP="00EB28E2">
      <w:pPr>
        <w:pStyle w:val="Kommentarer"/>
      </w:pPr>
      <w:r>
        <w:rPr>
          <w:rStyle w:val="Kommentarsreferens"/>
        </w:rPr>
        <w:annotationRef/>
      </w:r>
      <w:r>
        <w:t>Clarify our levels for each attribute, ideally with some argument why we choose these levels. Might be relevant for methods discussion</w:t>
      </w:r>
    </w:p>
  </w:comment>
  <w:comment w:id="47" w:author="Magnus Zingmark" w:date="2025-11-10T13:50:00Z" w:initials="MZ">
    <w:p w14:paraId="000F5FE8" w14:textId="77777777" w:rsidR="00EB28E2" w:rsidRDefault="00EB28E2" w:rsidP="00EB28E2">
      <w:pPr>
        <w:pStyle w:val="Kommentarer"/>
      </w:pPr>
      <w:r>
        <w:rPr>
          <w:rStyle w:val="Kommentarsreferens"/>
        </w:rPr>
        <w:annotationRef/>
      </w:r>
      <w:r>
        <w:t>Is this how it was defined with regards to our respondents?</w:t>
      </w:r>
    </w:p>
  </w:comment>
  <w:comment w:id="48" w:author="Magnus Zingmark" w:date="2025-11-10T13:51:00Z" w:initials="MZ">
    <w:p w14:paraId="60558A27" w14:textId="77777777" w:rsidR="00EB28E2" w:rsidRDefault="00EB28E2" w:rsidP="00EB28E2">
      <w:pPr>
        <w:pStyle w:val="Kommentarer"/>
      </w:pPr>
      <w:r>
        <w:rPr>
          <w:rStyle w:val="Kommentarsreferens"/>
        </w:rPr>
        <w:annotationRef/>
      </w:r>
      <w:r>
        <w:t>Is this how it was defined with regards to our respondents?</w:t>
      </w:r>
    </w:p>
  </w:comment>
  <w:comment w:id="49" w:author="Magnus Zingmark" w:date="2025-11-10T13:52:00Z" w:initials="MZ">
    <w:p w14:paraId="55C21057" w14:textId="77777777" w:rsidR="00EB28E2" w:rsidRDefault="00EB28E2" w:rsidP="00EB28E2">
      <w:pPr>
        <w:pStyle w:val="Kommentarer"/>
      </w:pPr>
      <w:r>
        <w:rPr>
          <w:rStyle w:val="Kommentarsreferens"/>
        </w:rPr>
        <w:annotationRef/>
      </w:r>
      <w:r>
        <w:t>Is this how it was defined with regards to our respondents?</w:t>
      </w:r>
    </w:p>
  </w:comment>
  <w:comment w:id="50" w:author="Magnus Zingmark" w:date="2025-11-10T13:53:00Z" w:initials="MZ">
    <w:p w14:paraId="5D4D8979" w14:textId="77777777" w:rsidR="00EB28E2" w:rsidRDefault="00EB28E2" w:rsidP="00EB28E2">
      <w:pPr>
        <w:pStyle w:val="Kommentarer"/>
      </w:pPr>
      <w:r>
        <w:rPr>
          <w:rStyle w:val="Kommentarsreferens"/>
        </w:rPr>
        <w:annotationRef/>
      </w:r>
      <w:r>
        <w:t>Connects to my comments above</w:t>
      </w:r>
    </w:p>
  </w:comment>
  <w:comment w:id="52" w:author="Magnus Zingmark" w:date="2025-11-10T13:56:00Z" w:initials="MZ">
    <w:p w14:paraId="66E9C474" w14:textId="77777777" w:rsidR="00EB28E2" w:rsidRDefault="00EB28E2" w:rsidP="00EB28E2">
      <w:pPr>
        <w:pStyle w:val="Kommentarer"/>
      </w:pPr>
      <w:r>
        <w:rPr>
          <w:rStyle w:val="Kommentarsreferens"/>
        </w:rPr>
        <w:annotationRef/>
      </w:r>
      <w:r>
        <w:t xml:space="preserve">In contrast to a full factorial design, </w:t>
      </w:r>
      <w:r>
        <w:rPr>
          <w:lang w:val="en-US"/>
        </w:rPr>
        <w:t>including every combination of attribute levels in the construction of the choice sets, we applied a D-optimal…. A D-optimal design is….</w:t>
      </w:r>
      <w:r>
        <w:t xml:space="preserve"> </w:t>
      </w:r>
    </w:p>
  </w:comment>
  <w:comment w:id="53" w:author="Magnus Zingmark" w:date="2025-11-10T13:55:00Z" w:initials="MZ">
    <w:p w14:paraId="45CED7D9" w14:textId="1C88C38B" w:rsidR="00EB28E2" w:rsidRDefault="00EB28E2" w:rsidP="00EB28E2">
      <w:pPr>
        <w:pStyle w:val="Kommentarer"/>
      </w:pPr>
      <w:r>
        <w:rPr>
          <w:rStyle w:val="Kommentarsreferens"/>
        </w:rPr>
        <w:annotationRef/>
      </w:r>
      <w:r>
        <w:t>Describe what this is</w:t>
      </w:r>
    </w:p>
  </w:comment>
  <w:comment w:id="54" w:author="Magnus Zingmark" w:date="2025-11-10T13:56:00Z" w:initials="MZ">
    <w:p w14:paraId="37F0EF5F" w14:textId="77777777" w:rsidR="00EB28E2" w:rsidRDefault="00EB28E2" w:rsidP="00EB28E2">
      <w:pPr>
        <w:pStyle w:val="Kommentarer"/>
      </w:pPr>
      <w:r>
        <w:rPr>
          <w:rStyle w:val="Kommentarsreferens"/>
        </w:rPr>
        <w:annotationRef/>
      </w:r>
      <w:r>
        <w:t>Repetition?</w:t>
      </w:r>
    </w:p>
  </w:comment>
  <w:comment w:id="55" w:author="Magnus Zingmark" w:date="2025-11-10T14:40:00Z" w:initials="MZ">
    <w:p w14:paraId="31EFDDA0" w14:textId="77777777" w:rsidR="00E42F42" w:rsidRDefault="00E42F42" w:rsidP="00E42F42">
      <w:pPr>
        <w:pStyle w:val="Kommentarer"/>
      </w:pPr>
      <w:r>
        <w:rPr>
          <w:rStyle w:val="Kommentarsreferens"/>
        </w:rPr>
        <w:annotationRef/>
      </w:r>
      <w:r>
        <w:t>What is this abbreviation for?</w:t>
      </w:r>
    </w:p>
  </w:comment>
  <w:comment w:id="56" w:author="Magnus Zingmark" w:date="2025-11-10T14:40:00Z" w:initials="MZ">
    <w:p w14:paraId="60ACF24A" w14:textId="770B6C22" w:rsidR="00E42F42" w:rsidRDefault="00E42F42" w:rsidP="00E42F42">
      <w:pPr>
        <w:pStyle w:val="Kommentarer"/>
      </w:pPr>
      <w:r>
        <w:rPr>
          <w:rStyle w:val="Kommentarsreferens"/>
        </w:rPr>
        <w:annotationRef/>
      </w:r>
      <w:r>
        <w:t>Is this presented somewhere?</w:t>
      </w:r>
    </w:p>
  </w:comment>
  <w:comment w:id="57" w:author="Magnus Zingmark" w:date="2025-11-10T13:57:00Z" w:initials="MZ">
    <w:p w14:paraId="79C1D111" w14:textId="401DA475" w:rsidR="00EB28E2" w:rsidRDefault="00EB28E2" w:rsidP="00EB28E2">
      <w:pPr>
        <w:pStyle w:val="Kommentarer"/>
      </w:pPr>
      <w:r>
        <w:rPr>
          <w:rStyle w:val="Kommentarsreferens"/>
        </w:rPr>
        <w:annotationRef/>
      </w:r>
      <w:r>
        <w:t>Add amendment</w:t>
      </w:r>
    </w:p>
  </w:comment>
  <w:comment w:id="58" w:author="Magnus Zingmark" w:date="2025-11-10T14:02:00Z" w:initials="MZ">
    <w:p w14:paraId="000274E8" w14:textId="77777777" w:rsidR="005D1691" w:rsidRDefault="005D1691" w:rsidP="005D1691">
      <w:pPr>
        <w:pStyle w:val="Kommentarer"/>
      </w:pPr>
      <w:r>
        <w:rPr>
          <w:rStyle w:val="Kommentarsreferens"/>
        </w:rPr>
        <w:annotationRef/>
      </w:r>
      <w:r>
        <w:t>Check consistency in concepts used in relation to other RELOC-AGE papers,  single-family dwelling vs multi family dwelling</w:t>
      </w:r>
    </w:p>
  </w:comment>
  <w:comment w:id="59" w:author="Magnus Zingmark" w:date="2025-11-10T14:07:00Z" w:initials="MZ">
    <w:p w14:paraId="7C33CE72" w14:textId="63EC8521" w:rsidR="005D1691" w:rsidRDefault="005D1691" w:rsidP="005D1691">
      <w:pPr>
        <w:pStyle w:val="Kommentarer"/>
      </w:pPr>
      <w:r>
        <w:rPr>
          <w:rStyle w:val="Kommentarsreferens"/>
        </w:rPr>
        <w:annotationRef/>
      </w:r>
      <w:r>
        <w:t>Info needed in heading that describe what the table presents</w:t>
      </w:r>
    </w:p>
  </w:comment>
  <w:comment w:id="63" w:author="Magnus Zingmark" w:date="2025-11-10T14:47:00Z" w:initials="MZ">
    <w:p w14:paraId="140C237A" w14:textId="77777777" w:rsidR="00A455AD" w:rsidRDefault="00A455AD" w:rsidP="00A455AD">
      <w:pPr>
        <w:pStyle w:val="Kommentarer"/>
      </w:pPr>
      <w:r>
        <w:rPr>
          <w:rStyle w:val="Kommentarsreferens"/>
        </w:rPr>
        <w:annotationRef/>
      </w:r>
      <w:r>
        <w:t>Is it better to present all results the same way, otherwise I need to calculate it myself. This could rather be an alternative way to raise differences in the discussion if differences are small/big</w:t>
      </w:r>
    </w:p>
  </w:comment>
  <w:comment w:id="64" w:author="Magnus Zingmark" w:date="2025-11-10T14:49:00Z" w:initials="MZ">
    <w:p w14:paraId="5A8092C8" w14:textId="77777777" w:rsidR="00A455AD" w:rsidRDefault="00A455AD" w:rsidP="00A455AD">
      <w:pPr>
        <w:pStyle w:val="Kommentarer"/>
      </w:pPr>
      <w:r>
        <w:rPr>
          <w:rStyle w:val="Kommentarsreferens"/>
        </w:rPr>
        <w:annotationRef/>
      </w:r>
      <w:r>
        <w:t>Good and clear!</w:t>
      </w:r>
    </w:p>
  </w:comment>
  <w:comment w:id="65" w:author="Magnus Zingmark" w:date="2025-11-10T14:50:00Z" w:initials="MZ">
    <w:p w14:paraId="6EC2024C" w14:textId="77777777" w:rsidR="00A455AD" w:rsidRDefault="00A455AD" w:rsidP="00A455AD">
      <w:pPr>
        <w:pStyle w:val="Kommentarer"/>
      </w:pPr>
      <w:r>
        <w:rPr>
          <w:rStyle w:val="Kommentarsreferens"/>
        </w:rPr>
        <w:annotationRef/>
      </w:r>
      <w:r>
        <w:t>Or…. Is it only a sign of men having more money than women?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7E0341" w15:done="0"/>
  <w15:commentEx w15:paraId="7A9B2774" w15:done="0"/>
  <w15:commentEx w15:paraId="61D3D824" w15:paraIdParent="7A9B2774" w15:done="0"/>
  <w15:commentEx w15:paraId="1B0F271A" w15:done="0"/>
  <w15:commentEx w15:paraId="682503B7" w15:done="0"/>
  <w15:commentEx w15:paraId="354CD395" w15:done="0"/>
  <w15:commentEx w15:paraId="325D5141" w15:done="0"/>
  <w15:commentEx w15:paraId="2D9F1AF5" w15:paraIdParent="325D5141" w15:done="0"/>
  <w15:commentEx w15:paraId="23B47493" w15:done="0"/>
  <w15:commentEx w15:paraId="2E5622C2" w15:done="0"/>
  <w15:commentEx w15:paraId="797ECBC2" w15:done="0"/>
  <w15:commentEx w15:paraId="548DB56E" w15:done="0"/>
  <w15:commentEx w15:paraId="5B761CDE" w15:done="0"/>
  <w15:commentEx w15:paraId="5E9D18F1" w15:done="0"/>
  <w15:commentEx w15:paraId="0802C9F2" w15:done="0"/>
  <w15:commentEx w15:paraId="52CBC063" w15:done="0"/>
  <w15:commentEx w15:paraId="4E607808" w15:done="0"/>
  <w15:commentEx w15:paraId="41852D46" w15:done="0"/>
  <w15:commentEx w15:paraId="3CF9FDC3" w15:done="0"/>
  <w15:commentEx w15:paraId="59DA7486" w15:done="0"/>
  <w15:commentEx w15:paraId="4AB82601" w15:done="0"/>
  <w15:commentEx w15:paraId="21108B90" w15:done="0"/>
  <w15:commentEx w15:paraId="40CE2B36" w15:done="0"/>
  <w15:commentEx w15:paraId="27F19DF1" w15:done="0"/>
  <w15:commentEx w15:paraId="32A48C09" w15:done="0"/>
  <w15:commentEx w15:paraId="000F5FE8" w15:done="0"/>
  <w15:commentEx w15:paraId="60558A27" w15:done="0"/>
  <w15:commentEx w15:paraId="55C21057" w15:done="0"/>
  <w15:commentEx w15:paraId="5D4D8979" w15:done="0"/>
  <w15:commentEx w15:paraId="66E9C474" w15:done="0"/>
  <w15:commentEx w15:paraId="45CED7D9" w15:done="0"/>
  <w15:commentEx w15:paraId="37F0EF5F" w15:done="0"/>
  <w15:commentEx w15:paraId="31EFDDA0" w15:done="0"/>
  <w15:commentEx w15:paraId="60ACF24A" w15:done="0"/>
  <w15:commentEx w15:paraId="79C1D111" w15:done="0"/>
  <w15:commentEx w15:paraId="000274E8" w15:done="0"/>
  <w15:commentEx w15:paraId="7C33CE72" w15:done="0"/>
  <w15:commentEx w15:paraId="140C237A" w15:done="0"/>
  <w15:commentEx w15:paraId="5A8092C8" w15:done="0"/>
  <w15:commentEx w15:paraId="6EC2024C" w15:paraIdParent="5A8092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B17491" w16cex:dateUtc="2025-11-10T13:08:00Z"/>
  <w16cex:commentExtensible w16cex:durableId="50E409AE" w16cex:dateUtc="2025-11-10T12:03:00Z"/>
  <w16cex:commentExtensible w16cex:durableId="72C7811D" w16cex:dateUtc="2025-11-10T13:13:00Z"/>
  <w16cex:commentExtensible w16cex:durableId="7C52E723" w16cex:dateUtc="2025-11-10T12:02:00Z"/>
  <w16cex:commentExtensible w16cex:durableId="75BA20AA" w16cex:dateUtc="2025-11-10T13:27:00Z"/>
  <w16cex:commentExtensible w16cex:durableId="463045D5" w16cex:dateUtc="2025-11-10T11:22:00Z"/>
  <w16cex:commentExtensible w16cex:durableId="7BAA0B96" w16cex:dateUtc="2025-11-10T11:24:00Z"/>
  <w16cex:commentExtensible w16cex:durableId="10CC3F20" w16cex:dateUtc="2025-11-10T11:59:00Z"/>
  <w16cex:commentExtensible w16cex:durableId="07828F37" w16cex:dateUtc="2025-11-10T12:05:00Z"/>
  <w16cex:commentExtensible w16cex:durableId="16C29F68" w16cex:dateUtc="2025-11-10T12:07:00Z"/>
  <w16cex:commentExtensible w16cex:durableId="72AD294D" w16cex:dateUtc="2025-11-10T12:14:00Z"/>
  <w16cex:commentExtensible w16cex:durableId="462E3DA2" w16cex:dateUtc="2025-11-10T12:05:00Z"/>
  <w16cex:commentExtensible w16cex:durableId="700970DD" w16cex:dateUtc="2025-11-10T12:07:00Z"/>
  <w16cex:commentExtensible w16cex:durableId="7DCA3DE1" w16cex:dateUtc="2025-11-10T12:17:00Z"/>
  <w16cex:commentExtensible w16cex:durableId="38E58260" w16cex:dateUtc="2025-11-10T12:20:00Z"/>
  <w16cex:commentExtensible w16cex:durableId="1B4865C0" w16cex:dateUtc="2025-11-10T12:20:00Z"/>
  <w16cex:commentExtensible w16cex:durableId="7631FA50" w16cex:dateUtc="2025-11-10T13:35:00Z"/>
  <w16cex:commentExtensible w16cex:durableId="79385707" w16cex:dateUtc="2025-11-10T12:59:00Z"/>
  <w16cex:commentExtensible w16cex:durableId="761C7C8B" w16cex:dateUtc="2025-11-10T13:32:00Z"/>
  <w16cex:commentExtensible w16cex:durableId="674C9035" w16cex:dateUtc="2025-11-10T12:21:00Z"/>
  <w16cex:commentExtensible w16cex:durableId="061AEE6F" w16cex:dateUtc="2025-11-10T13:33:00Z"/>
  <w16cex:commentExtensible w16cex:durableId="3BB1DD42" w16cex:dateUtc="2025-11-10T13:37:00Z"/>
  <w16cex:commentExtensible w16cex:durableId="75341CF5" w16cex:dateUtc="2025-11-10T12:23:00Z"/>
  <w16cex:commentExtensible w16cex:durableId="646448EC" w16cex:dateUtc="2025-11-10T12:53:00Z"/>
  <w16cex:commentExtensible w16cex:durableId="14E7CB6D" w16cex:dateUtc="2025-11-10T12:49:00Z"/>
  <w16cex:commentExtensible w16cex:durableId="3040A720" w16cex:dateUtc="2025-11-10T12:50:00Z"/>
  <w16cex:commentExtensible w16cex:durableId="4A7B62C3" w16cex:dateUtc="2025-11-10T12:51:00Z"/>
  <w16cex:commentExtensible w16cex:durableId="0737B68B" w16cex:dateUtc="2025-11-10T12:52:00Z"/>
  <w16cex:commentExtensible w16cex:durableId="20FB6BA4" w16cex:dateUtc="2025-11-10T12:53:00Z"/>
  <w16cex:commentExtensible w16cex:durableId="357915EB" w16cex:dateUtc="2025-11-10T12:56:00Z"/>
  <w16cex:commentExtensible w16cex:durableId="670E5661" w16cex:dateUtc="2025-11-10T12:55:00Z"/>
  <w16cex:commentExtensible w16cex:durableId="7B890FFC" w16cex:dateUtc="2025-11-10T12:56:00Z"/>
  <w16cex:commentExtensible w16cex:durableId="0EE6E881" w16cex:dateUtc="2025-11-10T13:40:00Z"/>
  <w16cex:commentExtensible w16cex:durableId="3CFA469B" w16cex:dateUtc="2025-11-10T13:40:00Z"/>
  <w16cex:commentExtensible w16cex:durableId="5C59D719" w16cex:dateUtc="2025-11-10T12:57:00Z"/>
  <w16cex:commentExtensible w16cex:durableId="7D6F7B41" w16cex:dateUtc="2025-11-10T13:02:00Z"/>
  <w16cex:commentExtensible w16cex:durableId="402EC07C" w16cex:dateUtc="2025-11-10T13:07:00Z"/>
  <w16cex:commentExtensible w16cex:durableId="47432732" w16cex:dateUtc="2025-11-10T13:47:00Z"/>
  <w16cex:commentExtensible w16cex:durableId="190BBEB8" w16cex:dateUtc="2025-11-10T13:49:00Z"/>
  <w16cex:commentExtensible w16cex:durableId="1ED4CD35" w16cex:dateUtc="2025-11-10T1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7E0341" w16cid:durableId="00B17491"/>
  <w16cid:commentId w16cid:paraId="7A9B2774" w16cid:durableId="50E409AE"/>
  <w16cid:commentId w16cid:paraId="61D3D824" w16cid:durableId="72C7811D"/>
  <w16cid:commentId w16cid:paraId="1B0F271A" w16cid:durableId="7C52E723"/>
  <w16cid:commentId w16cid:paraId="682503B7" w16cid:durableId="75BA20AA"/>
  <w16cid:commentId w16cid:paraId="354CD395" w16cid:durableId="463045D5"/>
  <w16cid:commentId w16cid:paraId="325D5141" w16cid:durableId="7BAA0B96"/>
  <w16cid:commentId w16cid:paraId="2D9F1AF5" w16cid:durableId="10CC3F20"/>
  <w16cid:commentId w16cid:paraId="23B47493" w16cid:durableId="07828F37"/>
  <w16cid:commentId w16cid:paraId="2E5622C2" w16cid:durableId="16C29F68"/>
  <w16cid:commentId w16cid:paraId="797ECBC2" w16cid:durableId="72AD294D"/>
  <w16cid:commentId w16cid:paraId="548DB56E" w16cid:durableId="462E3DA2"/>
  <w16cid:commentId w16cid:paraId="5B761CDE" w16cid:durableId="700970DD"/>
  <w16cid:commentId w16cid:paraId="5E9D18F1" w16cid:durableId="7DCA3DE1"/>
  <w16cid:commentId w16cid:paraId="0802C9F2" w16cid:durableId="38E58260"/>
  <w16cid:commentId w16cid:paraId="52CBC063" w16cid:durableId="1B4865C0"/>
  <w16cid:commentId w16cid:paraId="4E607808" w16cid:durableId="7631FA50"/>
  <w16cid:commentId w16cid:paraId="41852D46" w16cid:durableId="79385707"/>
  <w16cid:commentId w16cid:paraId="3CF9FDC3" w16cid:durableId="761C7C8B"/>
  <w16cid:commentId w16cid:paraId="59DA7486" w16cid:durableId="674C9035"/>
  <w16cid:commentId w16cid:paraId="4AB82601" w16cid:durableId="061AEE6F"/>
  <w16cid:commentId w16cid:paraId="21108B90" w16cid:durableId="3BB1DD42"/>
  <w16cid:commentId w16cid:paraId="40CE2B36" w16cid:durableId="75341CF5"/>
  <w16cid:commentId w16cid:paraId="27F19DF1" w16cid:durableId="646448EC"/>
  <w16cid:commentId w16cid:paraId="32A48C09" w16cid:durableId="14E7CB6D"/>
  <w16cid:commentId w16cid:paraId="000F5FE8" w16cid:durableId="3040A720"/>
  <w16cid:commentId w16cid:paraId="60558A27" w16cid:durableId="4A7B62C3"/>
  <w16cid:commentId w16cid:paraId="55C21057" w16cid:durableId="0737B68B"/>
  <w16cid:commentId w16cid:paraId="5D4D8979" w16cid:durableId="20FB6BA4"/>
  <w16cid:commentId w16cid:paraId="66E9C474" w16cid:durableId="357915EB"/>
  <w16cid:commentId w16cid:paraId="45CED7D9" w16cid:durableId="670E5661"/>
  <w16cid:commentId w16cid:paraId="37F0EF5F" w16cid:durableId="7B890FFC"/>
  <w16cid:commentId w16cid:paraId="31EFDDA0" w16cid:durableId="0EE6E881"/>
  <w16cid:commentId w16cid:paraId="60ACF24A" w16cid:durableId="3CFA469B"/>
  <w16cid:commentId w16cid:paraId="79C1D111" w16cid:durableId="5C59D719"/>
  <w16cid:commentId w16cid:paraId="000274E8" w16cid:durableId="7D6F7B41"/>
  <w16cid:commentId w16cid:paraId="7C33CE72" w16cid:durableId="402EC07C"/>
  <w16cid:commentId w16cid:paraId="140C237A" w16cid:durableId="47432732"/>
  <w16cid:commentId w16cid:paraId="5A8092C8" w16cid:durableId="190BBEB8"/>
  <w16cid:commentId w16cid:paraId="6EC2024C" w16cid:durableId="1ED4CD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0F300" w14:textId="77777777" w:rsidR="005145AB" w:rsidRDefault="005145AB" w:rsidP="00AF2C92">
      <w:r>
        <w:separator/>
      </w:r>
    </w:p>
  </w:endnote>
  <w:endnote w:type="continuationSeparator" w:id="0">
    <w:p w14:paraId="0149CAF2" w14:textId="77777777" w:rsidR="005145AB" w:rsidRDefault="005145AB"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23174" w14:textId="77777777" w:rsidR="00B17C5F" w:rsidRDefault="00B17C5F">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8FFBA" w14:textId="77777777" w:rsidR="00B17C5F" w:rsidRDefault="00B17C5F">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C02F2" w14:textId="77777777" w:rsidR="00B17C5F" w:rsidRDefault="00B17C5F">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6454E" w14:textId="77777777" w:rsidR="005145AB" w:rsidRDefault="005145AB" w:rsidP="00AF2C92">
      <w:r>
        <w:separator/>
      </w:r>
    </w:p>
  </w:footnote>
  <w:footnote w:type="continuationSeparator" w:id="0">
    <w:p w14:paraId="742E819F" w14:textId="77777777" w:rsidR="005145AB" w:rsidRDefault="005145AB" w:rsidP="00AF2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81EAC" w14:textId="77777777" w:rsidR="00B17C5F" w:rsidRDefault="00B17C5F">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74298" w14:textId="77777777" w:rsidR="00B17C5F" w:rsidRDefault="00B17C5F">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F806F" w14:textId="77777777" w:rsidR="00B17C5F" w:rsidRDefault="00B17C5F">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B802B5A"/>
    <w:lvl w:ilvl="0">
      <w:start w:val="1"/>
      <w:numFmt w:val="bullet"/>
      <w:pStyle w:val="Punktlista"/>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7E76AA8"/>
    <w:multiLevelType w:val="hybridMultilevel"/>
    <w:tmpl w:val="6012E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8D14CBB"/>
    <w:multiLevelType w:val="multilevel"/>
    <w:tmpl w:val="C7E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C5A6C39"/>
    <w:multiLevelType w:val="hybridMultilevel"/>
    <w:tmpl w:val="2B3C1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8A0F48"/>
    <w:multiLevelType w:val="hybridMultilevel"/>
    <w:tmpl w:val="E4D08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9475A"/>
    <w:multiLevelType w:val="hybridMultilevel"/>
    <w:tmpl w:val="C4C67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5D11D23"/>
    <w:multiLevelType w:val="hybridMultilevel"/>
    <w:tmpl w:val="E59AF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760468">
    <w:abstractNumId w:val="17"/>
  </w:num>
  <w:num w:numId="2" w16cid:durableId="587883195">
    <w:abstractNumId w:val="22"/>
  </w:num>
  <w:num w:numId="3" w16cid:durableId="1385301149">
    <w:abstractNumId w:val="1"/>
  </w:num>
  <w:num w:numId="4" w16cid:durableId="893274863">
    <w:abstractNumId w:val="2"/>
  </w:num>
  <w:num w:numId="5" w16cid:durableId="1345088231">
    <w:abstractNumId w:val="3"/>
  </w:num>
  <w:num w:numId="6" w16cid:durableId="802235754">
    <w:abstractNumId w:val="4"/>
  </w:num>
  <w:num w:numId="7" w16cid:durableId="542249002">
    <w:abstractNumId w:val="9"/>
  </w:num>
  <w:num w:numId="8" w16cid:durableId="2067021246">
    <w:abstractNumId w:val="5"/>
  </w:num>
  <w:num w:numId="9" w16cid:durableId="1740711007">
    <w:abstractNumId w:val="7"/>
  </w:num>
  <w:num w:numId="10" w16cid:durableId="1139685877">
    <w:abstractNumId w:val="6"/>
  </w:num>
  <w:num w:numId="11" w16cid:durableId="1984310876">
    <w:abstractNumId w:val="10"/>
  </w:num>
  <w:num w:numId="12" w16cid:durableId="847478492">
    <w:abstractNumId w:val="8"/>
  </w:num>
  <w:num w:numId="13" w16cid:durableId="1222248808">
    <w:abstractNumId w:val="19"/>
  </w:num>
  <w:num w:numId="14" w16cid:durableId="925577370">
    <w:abstractNumId w:val="23"/>
  </w:num>
  <w:num w:numId="15" w16cid:durableId="1711606849">
    <w:abstractNumId w:val="16"/>
  </w:num>
  <w:num w:numId="16" w16cid:durableId="1534686749">
    <w:abstractNumId w:val="18"/>
  </w:num>
  <w:num w:numId="17" w16cid:durableId="387999474">
    <w:abstractNumId w:val="11"/>
  </w:num>
  <w:num w:numId="18" w16cid:durableId="1385300024">
    <w:abstractNumId w:val="0"/>
  </w:num>
  <w:num w:numId="19" w16cid:durableId="436948491">
    <w:abstractNumId w:val="13"/>
  </w:num>
  <w:num w:numId="20" w16cid:durableId="1652905808">
    <w:abstractNumId w:val="23"/>
  </w:num>
  <w:num w:numId="21" w16cid:durableId="607850934">
    <w:abstractNumId w:val="23"/>
  </w:num>
  <w:num w:numId="22" w16cid:durableId="517041643">
    <w:abstractNumId w:val="23"/>
  </w:num>
  <w:num w:numId="23" w16cid:durableId="804276214">
    <w:abstractNumId w:val="23"/>
  </w:num>
  <w:num w:numId="24" w16cid:durableId="1939561591">
    <w:abstractNumId w:val="19"/>
  </w:num>
  <w:num w:numId="25" w16cid:durableId="232205226">
    <w:abstractNumId w:val="20"/>
  </w:num>
  <w:num w:numId="26" w16cid:durableId="1888027640">
    <w:abstractNumId w:val="24"/>
  </w:num>
  <w:num w:numId="27" w16cid:durableId="871571287">
    <w:abstractNumId w:val="27"/>
  </w:num>
  <w:num w:numId="28" w16cid:durableId="2082678838">
    <w:abstractNumId w:val="23"/>
  </w:num>
  <w:num w:numId="29" w16cid:durableId="824588535">
    <w:abstractNumId w:val="15"/>
  </w:num>
  <w:num w:numId="30" w16cid:durableId="341321299">
    <w:abstractNumId w:val="28"/>
  </w:num>
  <w:num w:numId="31" w16cid:durableId="104812980">
    <w:abstractNumId w:val="14"/>
  </w:num>
  <w:num w:numId="32" w16cid:durableId="387729407">
    <w:abstractNumId w:val="21"/>
  </w:num>
  <w:num w:numId="33" w16cid:durableId="1501386807">
    <w:abstractNumId w:val="29"/>
  </w:num>
  <w:num w:numId="34" w16cid:durableId="714433118">
    <w:abstractNumId w:val="25"/>
  </w:num>
  <w:num w:numId="35" w16cid:durableId="656694445">
    <w:abstractNumId w:val="12"/>
  </w:num>
  <w:num w:numId="36" w16cid:durableId="1982878060">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gnus Zingmark">
    <w15:presenceInfo w15:providerId="AD" w15:userId="S::maszik90@ad.umu.se::e2fce0a7-2855-40b5-99b6-3995ec40a5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25"/>
    <w:rsid w:val="000010E9"/>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3651"/>
    <w:rsid w:val="000572A9"/>
    <w:rsid w:val="00061325"/>
    <w:rsid w:val="0007102B"/>
    <w:rsid w:val="000733AC"/>
    <w:rsid w:val="00074B81"/>
    <w:rsid w:val="00074D22"/>
    <w:rsid w:val="00075081"/>
    <w:rsid w:val="0007528A"/>
    <w:rsid w:val="000811AB"/>
    <w:rsid w:val="00083C5F"/>
    <w:rsid w:val="000848E9"/>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09F"/>
    <w:rsid w:val="000C1380"/>
    <w:rsid w:val="000C554F"/>
    <w:rsid w:val="000D0DC5"/>
    <w:rsid w:val="000D15FF"/>
    <w:rsid w:val="000D28DF"/>
    <w:rsid w:val="000D488B"/>
    <w:rsid w:val="000D490B"/>
    <w:rsid w:val="000D68DF"/>
    <w:rsid w:val="000E0072"/>
    <w:rsid w:val="000E138D"/>
    <w:rsid w:val="000E187A"/>
    <w:rsid w:val="000E2D61"/>
    <w:rsid w:val="000E450E"/>
    <w:rsid w:val="000E6259"/>
    <w:rsid w:val="000F2A45"/>
    <w:rsid w:val="000F4677"/>
    <w:rsid w:val="000F5BE0"/>
    <w:rsid w:val="000F78B5"/>
    <w:rsid w:val="00100587"/>
    <w:rsid w:val="0010284E"/>
    <w:rsid w:val="00103122"/>
    <w:rsid w:val="0010336A"/>
    <w:rsid w:val="001050F1"/>
    <w:rsid w:val="00105AEA"/>
    <w:rsid w:val="00106DAF"/>
    <w:rsid w:val="00114ABE"/>
    <w:rsid w:val="00116023"/>
    <w:rsid w:val="00126365"/>
    <w:rsid w:val="00127537"/>
    <w:rsid w:val="00134A51"/>
    <w:rsid w:val="00140727"/>
    <w:rsid w:val="00154663"/>
    <w:rsid w:val="00160628"/>
    <w:rsid w:val="00161344"/>
    <w:rsid w:val="00162195"/>
    <w:rsid w:val="0016322A"/>
    <w:rsid w:val="00165A21"/>
    <w:rsid w:val="001705CE"/>
    <w:rsid w:val="0017714B"/>
    <w:rsid w:val="001804DF"/>
    <w:rsid w:val="00180760"/>
    <w:rsid w:val="00181B5C"/>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00"/>
    <w:rsid w:val="001C5736"/>
    <w:rsid w:val="001D519F"/>
    <w:rsid w:val="001D647F"/>
    <w:rsid w:val="001D66E7"/>
    <w:rsid w:val="001D6857"/>
    <w:rsid w:val="001E0572"/>
    <w:rsid w:val="001E0A67"/>
    <w:rsid w:val="001E1028"/>
    <w:rsid w:val="001E14E2"/>
    <w:rsid w:val="001E6302"/>
    <w:rsid w:val="001E6EB9"/>
    <w:rsid w:val="001E7DCB"/>
    <w:rsid w:val="001F31D4"/>
    <w:rsid w:val="001F3411"/>
    <w:rsid w:val="001F4287"/>
    <w:rsid w:val="001F4DBA"/>
    <w:rsid w:val="0020415E"/>
    <w:rsid w:val="00204FF4"/>
    <w:rsid w:val="0020674A"/>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0BC4"/>
    <w:rsid w:val="00283B41"/>
    <w:rsid w:val="00285F28"/>
    <w:rsid w:val="00286398"/>
    <w:rsid w:val="002A3C42"/>
    <w:rsid w:val="002A4CFF"/>
    <w:rsid w:val="002A5D75"/>
    <w:rsid w:val="002B1B1A"/>
    <w:rsid w:val="002B7228"/>
    <w:rsid w:val="002C334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44E5"/>
    <w:rsid w:val="00315713"/>
    <w:rsid w:val="0031686C"/>
    <w:rsid w:val="00316FE0"/>
    <w:rsid w:val="003204D2"/>
    <w:rsid w:val="0032605E"/>
    <w:rsid w:val="003275D1"/>
    <w:rsid w:val="00330B2A"/>
    <w:rsid w:val="00331E17"/>
    <w:rsid w:val="00333063"/>
    <w:rsid w:val="003408E3"/>
    <w:rsid w:val="00343480"/>
    <w:rsid w:val="00345E89"/>
    <w:rsid w:val="00351932"/>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6667"/>
    <w:rsid w:val="003D7DD6"/>
    <w:rsid w:val="003E1E85"/>
    <w:rsid w:val="003E5AAF"/>
    <w:rsid w:val="003E600D"/>
    <w:rsid w:val="003E61F3"/>
    <w:rsid w:val="003E64DF"/>
    <w:rsid w:val="003E6A5D"/>
    <w:rsid w:val="003F193A"/>
    <w:rsid w:val="003F4207"/>
    <w:rsid w:val="003F5C46"/>
    <w:rsid w:val="003F7CBB"/>
    <w:rsid w:val="003F7D34"/>
    <w:rsid w:val="004058A7"/>
    <w:rsid w:val="00412457"/>
    <w:rsid w:val="00412C8E"/>
    <w:rsid w:val="0041518D"/>
    <w:rsid w:val="00417A5B"/>
    <w:rsid w:val="0042221D"/>
    <w:rsid w:val="00424DD3"/>
    <w:rsid w:val="004269C5"/>
    <w:rsid w:val="00435939"/>
    <w:rsid w:val="00437CC7"/>
    <w:rsid w:val="00442B9C"/>
    <w:rsid w:val="00445EFA"/>
    <w:rsid w:val="0044738A"/>
    <w:rsid w:val="004473D3"/>
    <w:rsid w:val="00452231"/>
    <w:rsid w:val="00454425"/>
    <w:rsid w:val="00460C13"/>
    <w:rsid w:val="00463228"/>
    <w:rsid w:val="00463782"/>
    <w:rsid w:val="004667E0"/>
    <w:rsid w:val="0046760E"/>
    <w:rsid w:val="00470E10"/>
    <w:rsid w:val="004738E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2937"/>
    <w:rsid w:val="005030C4"/>
    <w:rsid w:val="005031C5"/>
    <w:rsid w:val="00504FDC"/>
    <w:rsid w:val="00511E65"/>
    <w:rsid w:val="005120CC"/>
    <w:rsid w:val="00512B7B"/>
    <w:rsid w:val="005145AB"/>
    <w:rsid w:val="00514EA1"/>
    <w:rsid w:val="0051798B"/>
    <w:rsid w:val="0052104F"/>
    <w:rsid w:val="00521F5A"/>
    <w:rsid w:val="00525E06"/>
    <w:rsid w:val="00526454"/>
    <w:rsid w:val="00531823"/>
    <w:rsid w:val="00534B29"/>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76D8F"/>
    <w:rsid w:val="00584270"/>
    <w:rsid w:val="00584738"/>
    <w:rsid w:val="005920B0"/>
    <w:rsid w:val="0059380D"/>
    <w:rsid w:val="00595A8F"/>
    <w:rsid w:val="00596029"/>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691"/>
    <w:rsid w:val="005D1885"/>
    <w:rsid w:val="005D2725"/>
    <w:rsid w:val="005D32D8"/>
    <w:rsid w:val="005D4A38"/>
    <w:rsid w:val="005E2EEA"/>
    <w:rsid w:val="005E332D"/>
    <w:rsid w:val="005E3708"/>
    <w:rsid w:val="005E3CCD"/>
    <w:rsid w:val="005E3D6B"/>
    <w:rsid w:val="005E513D"/>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3DD5"/>
    <w:rsid w:val="00634AA1"/>
    <w:rsid w:val="00636EE9"/>
    <w:rsid w:val="00640950"/>
    <w:rsid w:val="00641AE7"/>
    <w:rsid w:val="00642629"/>
    <w:rsid w:val="0064782B"/>
    <w:rsid w:val="0065293D"/>
    <w:rsid w:val="00653EFC"/>
    <w:rsid w:val="00654021"/>
    <w:rsid w:val="00661045"/>
    <w:rsid w:val="00666DA8"/>
    <w:rsid w:val="00671057"/>
    <w:rsid w:val="00675AAF"/>
    <w:rsid w:val="00676724"/>
    <w:rsid w:val="0068031A"/>
    <w:rsid w:val="00681B2F"/>
    <w:rsid w:val="0068335F"/>
    <w:rsid w:val="00687217"/>
    <w:rsid w:val="00687915"/>
    <w:rsid w:val="00693302"/>
    <w:rsid w:val="0069640B"/>
    <w:rsid w:val="00696862"/>
    <w:rsid w:val="006A1B83"/>
    <w:rsid w:val="006A21CD"/>
    <w:rsid w:val="006A5918"/>
    <w:rsid w:val="006B21B2"/>
    <w:rsid w:val="006B3BD1"/>
    <w:rsid w:val="006B4A4A"/>
    <w:rsid w:val="006B744D"/>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683"/>
    <w:rsid w:val="006E3802"/>
    <w:rsid w:val="006E4F5B"/>
    <w:rsid w:val="006E5BF0"/>
    <w:rsid w:val="006E6C02"/>
    <w:rsid w:val="006F231A"/>
    <w:rsid w:val="006F6B55"/>
    <w:rsid w:val="006F788D"/>
    <w:rsid w:val="006F78E1"/>
    <w:rsid w:val="00701072"/>
    <w:rsid w:val="00702054"/>
    <w:rsid w:val="007035A4"/>
    <w:rsid w:val="00711216"/>
    <w:rsid w:val="00711799"/>
    <w:rsid w:val="00712550"/>
    <w:rsid w:val="00712B78"/>
    <w:rsid w:val="0071393B"/>
    <w:rsid w:val="00713EE2"/>
    <w:rsid w:val="007177FC"/>
    <w:rsid w:val="00720BD4"/>
    <w:rsid w:val="00720C5E"/>
    <w:rsid w:val="00721701"/>
    <w:rsid w:val="00731835"/>
    <w:rsid w:val="00733DD5"/>
    <w:rsid w:val="007341F8"/>
    <w:rsid w:val="00734372"/>
    <w:rsid w:val="00734EB8"/>
    <w:rsid w:val="00735CF1"/>
    <w:rsid w:val="00735F8B"/>
    <w:rsid w:val="0074090B"/>
    <w:rsid w:val="00741BA3"/>
    <w:rsid w:val="00742D1F"/>
    <w:rsid w:val="00743EBA"/>
    <w:rsid w:val="00744C8E"/>
    <w:rsid w:val="007455C7"/>
    <w:rsid w:val="00745E86"/>
    <w:rsid w:val="0074707E"/>
    <w:rsid w:val="007516DC"/>
    <w:rsid w:val="00752E58"/>
    <w:rsid w:val="00754AD0"/>
    <w:rsid w:val="00754B80"/>
    <w:rsid w:val="00761918"/>
    <w:rsid w:val="00762F03"/>
    <w:rsid w:val="0076413B"/>
    <w:rsid w:val="007648AE"/>
    <w:rsid w:val="00764BF8"/>
    <w:rsid w:val="00765149"/>
    <w:rsid w:val="0076514D"/>
    <w:rsid w:val="00773D59"/>
    <w:rsid w:val="00781003"/>
    <w:rsid w:val="00786838"/>
    <w:rsid w:val="007878A2"/>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4F25"/>
    <w:rsid w:val="00805303"/>
    <w:rsid w:val="00806705"/>
    <w:rsid w:val="00806738"/>
    <w:rsid w:val="00807358"/>
    <w:rsid w:val="008129AB"/>
    <w:rsid w:val="00812B92"/>
    <w:rsid w:val="008216D5"/>
    <w:rsid w:val="008249CE"/>
    <w:rsid w:val="00831A50"/>
    <w:rsid w:val="00831B3C"/>
    <w:rsid w:val="00831C89"/>
    <w:rsid w:val="00832114"/>
    <w:rsid w:val="00832CA2"/>
    <w:rsid w:val="00834C46"/>
    <w:rsid w:val="008404AB"/>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3D86"/>
    <w:rsid w:val="008D435A"/>
    <w:rsid w:val="008E0384"/>
    <w:rsid w:val="008E387B"/>
    <w:rsid w:val="008E6087"/>
    <w:rsid w:val="008E758D"/>
    <w:rsid w:val="008F10A7"/>
    <w:rsid w:val="008F2A0A"/>
    <w:rsid w:val="008F755D"/>
    <w:rsid w:val="008F7A39"/>
    <w:rsid w:val="009021E8"/>
    <w:rsid w:val="00902F89"/>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578AB"/>
    <w:rsid w:val="009673E8"/>
    <w:rsid w:val="00974DB8"/>
    <w:rsid w:val="0097618B"/>
    <w:rsid w:val="00980661"/>
    <w:rsid w:val="0098093B"/>
    <w:rsid w:val="009864C6"/>
    <w:rsid w:val="009876D4"/>
    <w:rsid w:val="009914A5"/>
    <w:rsid w:val="0099548E"/>
    <w:rsid w:val="00996456"/>
    <w:rsid w:val="00996A12"/>
    <w:rsid w:val="00997B0F"/>
    <w:rsid w:val="009A0CC3"/>
    <w:rsid w:val="009A1CAD"/>
    <w:rsid w:val="009A3440"/>
    <w:rsid w:val="009A5832"/>
    <w:rsid w:val="009A6838"/>
    <w:rsid w:val="009B24B5"/>
    <w:rsid w:val="009B2588"/>
    <w:rsid w:val="009B4EBC"/>
    <w:rsid w:val="009B5ABB"/>
    <w:rsid w:val="009B73CE"/>
    <w:rsid w:val="009C2461"/>
    <w:rsid w:val="009C5A15"/>
    <w:rsid w:val="009C6FE2"/>
    <w:rsid w:val="009C7674"/>
    <w:rsid w:val="009D004A"/>
    <w:rsid w:val="009D03A9"/>
    <w:rsid w:val="009D5880"/>
    <w:rsid w:val="009E1FD4"/>
    <w:rsid w:val="009E3B07"/>
    <w:rsid w:val="009E51D1"/>
    <w:rsid w:val="009E5531"/>
    <w:rsid w:val="009E6F03"/>
    <w:rsid w:val="009F171E"/>
    <w:rsid w:val="009F3D2F"/>
    <w:rsid w:val="009F7052"/>
    <w:rsid w:val="00A02668"/>
    <w:rsid w:val="00A02801"/>
    <w:rsid w:val="00A06334"/>
    <w:rsid w:val="00A06A39"/>
    <w:rsid w:val="00A07F58"/>
    <w:rsid w:val="00A131CB"/>
    <w:rsid w:val="00A14847"/>
    <w:rsid w:val="00A16D6D"/>
    <w:rsid w:val="00A21383"/>
    <w:rsid w:val="00A2199F"/>
    <w:rsid w:val="00A21B31"/>
    <w:rsid w:val="00A2360E"/>
    <w:rsid w:val="00A26E0C"/>
    <w:rsid w:val="00A27F08"/>
    <w:rsid w:val="00A32FCB"/>
    <w:rsid w:val="00A34C25"/>
    <w:rsid w:val="00A3507D"/>
    <w:rsid w:val="00A3717A"/>
    <w:rsid w:val="00A4088C"/>
    <w:rsid w:val="00A4456B"/>
    <w:rsid w:val="00A448D4"/>
    <w:rsid w:val="00A452E0"/>
    <w:rsid w:val="00A455AD"/>
    <w:rsid w:val="00A506DF"/>
    <w:rsid w:val="00A51EA5"/>
    <w:rsid w:val="00A53742"/>
    <w:rsid w:val="00A557A1"/>
    <w:rsid w:val="00A63059"/>
    <w:rsid w:val="00A63AE3"/>
    <w:rsid w:val="00A651A4"/>
    <w:rsid w:val="00A71361"/>
    <w:rsid w:val="00A746E2"/>
    <w:rsid w:val="00A81FF2"/>
    <w:rsid w:val="00A83904"/>
    <w:rsid w:val="00A865F5"/>
    <w:rsid w:val="00A90A79"/>
    <w:rsid w:val="00A96B30"/>
    <w:rsid w:val="00AA1A76"/>
    <w:rsid w:val="00AA442D"/>
    <w:rsid w:val="00AA59B5"/>
    <w:rsid w:val="00AA7777"/>
    <w:rsid w:val="00AA7B84"/>
    <w:rsid w:val="00AC0B4C"/>
    <w:rsid w:val="00AC1164"/>
    <w:rsid w:val="00AC2296"/>
    <w:rsid w:val="00AC2754"/>
    <w:rsid w:val="00AC48B0"/>
    <w:rsid w:val="00AC4ACD"/>
    <w:rsid w:val="00AC5DFB"/>
    <w:rsid w:val="00AD13DC"/>
    <w:rsid w:val="00AD4EE0"/>
    <w:rsid w:val="00AD6721"/>
    <w:rsid w:val="00AD6DE2"/>
    <w:rsid w:val="00AE0A40"/>
    <w:rsid w:val="00AE1ED4"/>
    <w:rsid w:val="00AE21E1"/>
    <w:rsid w:val="00AE2F8D"/>
    <w:rsid w:val="00AE3BAE"/>
    <w:rsid w:val="00AE4462"/>
    <w:rsid w:val="00AE6A21"/>
    <w:rsid w:val="00AF1C8F"/>
    <w:rsid w:val="00AF2B68"/>
    <w:rsid w:val="00AF2C92"/>
    <w:rsid w:val="00AF3EC1"/>
    <w:rsid w:val="00AF5025"/>
    <w:rsid w:val="00AF519F"/>
    <w:rsid w:val="00AF5387"/>
    <w:rsid w:val="00AF55F5"/>
    <w:rsid w:val="00AF7E86"/>
    <w:rsid w:val="00B024B9"/>
    <w:rsid w:val="00B04855"/>
    <w:rsid w:val="00B04D19"/>
    <w:rsid w:val="00B05EF7"/>
    <w:rsid w:val="00B077FA"/>
    <w:rsid w:val="00B127D7"/>
    <w:rsid w:val="00B12A0D"/>
    <w:rsid w:val="00B13B0C"/>
    <w:rsid w:val="00B14408"/>
    <w:rsid w:val="00B1453A"/>
    <w:rsid w:val="00B1514E"/>
    <w:rsid w:val="00B17C5F"/>
    <w:rsid w:val="00B20F82"/>
    <w:rsid w:val="00B24415"/>
    <w:rsid w:val="00B25BD5"/>
    <w:rsid w:val="00B26932"/>
    <w:rsid w:val="00B31850"/>
    <w:rsid w:val="00B34079"/>
    <w:rsid w:val="00B3793A"/>
    <w:rsid w:val="00B37EF7"/>
    <w:rsid w:val="00B401BA"/>
    <w:rsid w:val="00B407E4"/>
    <w:rsid w:val="00B425B6"/>
    <w:rsid w:val="00B42A72"/>
    <w:rsid w:val="00B441AE"/>
    <w:rsid w:val="00B45A65"/>
    <w:rsid w:val="00B45F33"/>
    <w:rsid w:val="00B460A6"/>
    <w:rsid w:val="00B46D50"/>
    <w:rsid w:val="00B5035C"/>
    <w:rsid w:val="00B53170"/>
    <w:rsid w:val="00B548B9"/>
    <w:rsid w:val="00B56DBE"/>
    <w:rsid w:val="00B62999"/>
    <w:rsid w:val="00B63BE3"/>
    <w:rsid w:val="00B64885"/>
    <w:rsid w:val="00B64FA3"/>
    <w:rsid w:val="00B66810"/>
    <w:rsid w:val="00B71302"/>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D646E"/>
    <w:rsid w:val="00BD68CC"/>
    <w:rsid w:val="00BE1193"/>
    <w:rsid w:val="00BE6A41"/>
    <w:rsid w:val="00BF4849"/>
    <w:rsid w:val="00BF4EA7"/>
    <w:rsid w:val="00BF6525"/>
    <w:rsid w:val="00C00EDB"/>
    <w:rsid w:val="00C02863"/>
    <w:rsid w:val="00C0383A"/>
    <w:rsid w:val="00C067FF"/>
    <w:rsid w:val="00C10D09"/>
    <w:rsid w:val="00C12862"/>
    <w:rsid w:val="00C13D28"/>
    <w:rsid w:val="00C14585"/>
    <w:rsid w:val="00C165A0"/>
    <w:rsid w:val="00C216CE"/>
    <w:rsid w:val="00C2184F"/>
    <w:rsid w:val="00C22A78"/>
    <w:rsid w:val="00C231E5"/>
    <w:rsid w:val="00C23C7E"/>
    <w:rsid w:val="00C246C5"/>
    <w:rsid w:val="00C25739"/>
    <w:rsid w:val="00C25A82"/>
    <w:rsid w:val="00C276D2"/>
    <w:rsid w:val="00C27724"/>
    <w:rsid w:val="00C30A2A"/>
    <w:rsid w:val="00C33993"/>
    <w:rsid w:val="00C4069E"/>
    <w:rsid w:val="00C41ADC"/>
    <w:rsid w:val="00C41C62"/>
    <w:rsid w:val="00C44149"/>
    <w:rsid w:val="00C44410"/>
    <w:rsid w:val="00C44A15"/>
    <w:rsid w:val="00C4630A"/>
    <w:rsid w:val="00C523F0"/>
    <w:rsid w:val="00C526D2"/>
    <w:rsid w:val="00C53A91"/>
    <w:rsid w:val="00C5794E"/>
    <w:rsid w:val="00C60968"/>
    <w:rsid w:val="00C63D39"/>
    <w:rsid w:val="00C63EDD"/>
    <w:rsid w:val="00C65B36"/>
    <w:rsid w:val="00C66E43"/>
    <w:rsid w:val="00C7292E"/>
    <w:rsid w:val="00C734B8"/>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4B73"/>
    <w:rsid w:val="00CC658C"/>
    <w:rsid w:val="00CC67BF"/>
    <w:rsid w:val="00CD0843"/>
    <w:rsid w:val="00CD4E31"/>
    <w:rsid w:val="00CD5A78"/>
    <w:rsid w:val="00CD7345"/>
    <w:rsid w:val="00CE2518"/>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77150"/>
    <w:rsid w:val="00D80284"/>
    <w:rsid w:val="00D81F71"/>
    <w:rsid w:val="00D82E80"/>
    <w:rsid w:val="00D8642D"/>
    <w:rsid w:val="00D90A5E"/>
    <w:rsid w:val="00D91A68"/>
    <w:rsid w:val="00D95A68"/>
    <w:rsid w:val="00D96803"/>
    <w:rsid w:val="00DA0669"/>
    <w:rsid w:val="00DA17C7"/>
    <w:rsid w:val="00DA6A9A"/>
    <w:rsid w:val="00DB1EFD"/>
    <w:rsid w:val="00DB31A7"/>
    <w:rsid w:val="00DB3EAF"/>
    <w:rsid w:val="00DB46C6"/>
    <w:rsid w:val="00DC3203"/>
    <w:rsid w:val="00DC3C99"/>
    <w:rsid w:val="00DC52F5"/>
    <w:rsid w:val="00DC5FD0"/>
    <w:rsid w:val="00DD0354"/>
    <w:rsid w:val="00DD27D7"/>
    <w:rsid w:val="00DD458C"/>
    <w:rsid w:val="00DD50B5"/>
    <w:rsid w:val="00DD72E9"/>
    <w:rsid w:val="00DD7605"/>
    <w:rsid w:val="00DE2020"/>
    <w:rsid w:val="00DE3476"/>
    <w:rsid w:val="00DE7BEA"/>
    <w:rsid w:val="00DF58DC"/>
    <w:rsid w:val="00DF5B84"/>
    <w:rsid w:val="00DF6D5B"/>
    <w:rsid w:val="00DF771B"/>
    <w:rsid w:val="00DF7EE2"/>
    <w:rsid w:val="00E01BAA"/>
    <w:rsid w:val="00E0282A"/>
    <w:rsid w:val="00E02F9B"/>
    <w:rsid w:val="00E07E14"/>
    <w:rsid w:val="00E14F94"/>
    <w:rsid w:val="00E16352"/>
    <w:rsid w:val="00E17336"/>
    <w:rsid w:val="00E17D15"/>
    <w:rsid w:val="00E22B95"/>
    <w:rsid w:val="00E30331"/>
    <w:rsid w:val="00E30BB8"/>
    <w:rsid w:val="00E31F9C"/>
    <w:rsid w:val="00E33776"/>
    <w:rsid w:val="00E33FD4"/>
    <w:rsid w:val="00E40217"/>
    <w:rsid w:val="00E40488"/>
    <w:rsid w:val="00E4272E"/>
    <w:rsid w:val="00E42F42"/>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0C07"/>
    <w:rsid w:val="00EA1CC2"/>
    <w:rsid w:val="00EA2D76"/>
    <w:rsid w:val="00EA4644"/>
    <w:rsid w:val="00EA758A"/>
    <w:rsid w:val="00EA7CB1"/>
    <w:rsid w:val="00EB096F"/>
    <w:rsid w:val="00EB199F"/>
    <w:rsid w:val="00EB21A4"/>
    <w:rsid w:val="00EB27C4"/>
    <w:rsid w:val="00EB28E2"/>
    <w:rsid w:val="00EB4796"/>
    <w:rsid w:val="00EB5387"/>
    <w:rsid w:val="00EB5C10"/>
    <w:rsid w:val="00EB7322"/>
    <w:rsid w:val="00EC0FE9"/>
    <w:rsid w:val="00EC198B"/>
    <w:rsid w:val="00EC426D"/>
    <w:rsid w:val="00EC48E1"/>
    <w:rsid w:val="00EC571B"/>
    <w:rsid w:val="00EC57D7"/>
    <w:rsid w:val="00EC6385"/>
    <w:rsid w:val="00ED1DE9"/>
    <w:rsid w:val="00ED23D4"/>
    <w:rsid w:val="00ED5E0B"/>
    <w:rsid w:val="00EE37B6"/>
    <w:rsid w:val="00EF0F45"/>
    <w:rsid w:val="00EF26DF"/>
    <w:rsid w:val="00EF3A72"/>
    <w:rsid w:val="00EF7463"/>
    <w:rsid w:val="00EF7971"/>
    <w:rsid w:val="00F002EF"/>
    <w:rsid w:val="00F01EE9"/>
    <w:rsid w:val="00F04900"/>
    <w:rsid w:val="00F065A4"/>
    <w:rsid w:val="00F126B9"/>
    <w:rsid w:val="00F12715"/>
    <w:rsid w:val="00F128EC"/>
    <w:rsid w:val="00F1416D"/>
    <w:rsid w:val="00F144D5"/>
    <w:rsid w:val="00F146F0"/>
    <w:rsid w:val="00F15039"/>
    <w:rsid w:val="00F15126"/>
    <w:rsid w:val="00F17BD6"/>
    <w:rsid w:val="00F20FF3"/>
    <w:rsid w:val="00F2190B"/>
    <w:rsid w:val="00F228B5"/>
    <w:rsid w:val="00F2389C"/>
    <w:rsid w:val="00F25C67"/>
    <w:rsid w:val="00F26958"/>
    <w:rsid w:val="00F30DFF"/>
    <w:rsid w:val="00F318ED"/>
    <w:rsid w:val="00F32B80"/>
    <w:rsid w:val="00F340EB"/>
    <w:rsid w:val="00F34727"/>
    <w:rsid w:val="00F35285"/>
    <w:rsid w:val="00F43B9D"/>
    <w:rsid w:val="00F44D5E"/>
    <w:rsid w:val="00F52429"/>
    <w:rsid w:val="00F53A35"/>
    <w:rsid w:val="00F55A3D"/>
    <w:rsid w:val="00F5744B"/>
    <w:rsid w:val="00F61209"/>
    <w:rsid w:val="00F6259E"/>
    <w:rsid w:val="00F65DD4"/>
    <w:rsid w:val="00F672B2"/>
    <w:rsid w:val="00F67B41"/>
    <w:rsid w:val="00F74C49"/>
    <w:rsid w:val="00F7601D"/>
    <w:rsid w:val="00F832E5"/>
    <w:rsid w:val="00F83973"/>
    <w:rsid w:val="00F87FA3"/>
    <w:rsid w:val="00F93D8C"/>
    <w:rsid w:val="00FA3102"/>
    <w:rsid w:val="00FA48D4"/>
    <w:rsid w:val="00FA54FA"/>
    <w:rsid w:val="00FA6D39"/>
    <w:rsid w:val="00FB227E"/>
    <w:rsid w:val="00FB3D61"/>
    <w:rsid w:val="00FB44CE"/>
    <w:rsid w:val="00FB5009"/>
    <w:rsid w:val="00FB76AB"/>
    <w:rsid w:val="00FC45F1"/>
    <w:rsid w:val="00FD03FE"/>
    <w:rsid w:val="00FD126E"/>
    <w:rsid w:val="00FD3C36"/>
    <w:rsid w:val="00FD4D81"/>
    <w:rsid w:val="00FD7498"/>
    <w:rsid w:val="00FD7FB3"/>
    <w:rsid w:val="00FE11DA"/>
    <w:rsid w:val="00FE4713"/>
    <w:rsid w:val="00FE4B3B"/>
    <w:rsid w:val="00FE6C9D"/>
    <w:rsid w:val="00FF1F44"/>
    <w:rsid w:val="00FF225E"/>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B5007"/>
  <w14:defaultImageDpi w14:val="330"/>
  <w15:docId w15:val="{1F7057D1-2606-475A-AF07-2F7EF840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96F"/>
    <w:pPr>
      <w:spacing w:line="480" w:lineRule="auto"/>
    </w:pPr>
    <w:rPr>
      <w:sz w:val="24"/>
      <w:szCs w:val="24"/>
    </w:rPr>
  </w:style>
  <w:style w:type="paragraph" w:styleId="Rubrik1">
    <w:name w:val="heading 1"/>
    <w:basedOn w:val="Normal"/>
    <w:next w:val="Paragraph"/>
    <w:link w:val="Rubrik1Char"/>
    <w:qFormat/>
    <w:rsid w:val="00AE1ED4"/>
    <w:pPr>
      <w:keepNext/>
      <w:spacing w:before="360" w:after="60" w:line="360" w:lineRule="auto"/>
      <w:ind w:right="567"/>
      <w:contextualSpacing/>
      <w:outlineLvl w:val="0"/>
    </w:pPr>
    <w:rPr>
      <w:rFonts w:cs="Arial"/>
      <w:b/>
      <w:bCs/>
      <w:kern w:val="32"/>
      <w:szCs w:val="32"/>
    </w:rPr>
  </w:style>
  <w:style w:type="paragraph" w:styleId="Rubrik2">
    <w:name w:val="heading 2"/>
    <w:basedOn w:val="Normal"/>
    <w:next w:val="Paragraph"/>
    <w:link w:val="Rubrik2Char"/>
    <w:qFormat/>
    <w:rsid w:val="008D07FB"/>
    <w:pPr>
      <w:keepNext/>
      <w:spacing w:before="360" w:after="60" w:line="360" w:lineRule="auto"/>
      <w:ind w:right="567"/>
      <w:contextualSpacing/>
      <w:outlineLvl w:val="1"/>
    </w:pPr>
    <w:rPr>
      <w:rFonts w:cs="Arial"/>
      <w:b/>
      <w:bCs/>
      <w:i/>
      <w:iCs/>
      <w:szCs w:val="28"/>
    </w:rPr>
  </w:style>
  <w:style w:type="paragraph" w:styleId="Rubrik3">
    <w:name w:val="heading 3"/>
    <w:basedOn w:val="Normal"/>
    <w:next w:val="Paragraph"/>
    <w:link w:val="Rubrik3Char"/>
    <w:qFormat/>
    <w:rsid w:val="00DF7EE2"/>
    <w:pPr>
      <w:keepNext/>
      <w:spacing w:before="360" w:after="60" w:line="360" w:lineRule="auto"/>
      <w:ind w:right="567"/>
      <w:contextualSpacing/>
      <w:outlineLvl w:val="2"/>
    </w:pPr>
    <w:rPr>
      <w:rFonts w:cs="Arial"/>
      <w:bCs/>
      <w:i/>
      <w:szCs w:val="26"/>
    </w:rPr>
  </w:style>
  <w:style w:type="paragraph" w:styleId="Rubrik4">
    <w:name w:val="heading 4"/>
    <w:basedOn w:val="Paragraph"/>
    <w:next w:val="Newparagraph"/>
    <w:link w:val="Rubrik4Char"/>
    <w:rsid w:val="00F43B9D"/>
    <w:pPr>
      <w:spacing w:before="360"/>
      <w:outlineLvl w:val="3"/>
    </w:pPr>
    <w:rPr>
      <w:bCs/>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tindrag">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Rubrik2Char">
    <w:name w:val="Rubrik 2 Char"/>
    <w:basedOn w:val="Standardstycketeckensnitt"/>
    <w:link w:val="Rubrik2"/>
    <w:rsid w:val="008D07FB"/>
    <w:rPr>
      <w:rFonts w:cs="Arial"/>
      <w:b/>
      <w:bCs/>
      <w:i/>
      <w:iCs/>
      <w:sz w:val="24"/>
      <w:szCs w:val="28"/>
    </w:rPr>
  </w:style>
  <w:style w:type="character" w:customStyle="1" w:styleId="Rubrik1Char">
    <w:name w:val="Rubrik 1 Char"/>
    <w:basedOn w:val="Standardstycketeckensnitt"/>
    <w:link w:val="Rubrik1"/>
    <w:rsid w:val="00AE1ED4"/>
    <w:rPr>
      <w:rFonts w:cs="Arial"/>
      <w:b/>
      <w:bCs/>
      <w:kern w:val="32"/>
      <w:sz w:val="24"/>
      <w:szCs w:val="32"/>
    </w:rPr>
  </w:style>
  <w:style w:type="character" w:customStyle="1" w:styleId="Rubrik3Char">
    <w:name w:val="Rubrik 3 Char"/>
    <w:basedOn w:val="Standardstycketeckensnitt"/>
    <w:link w:val="Rubrik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tnotstext">
    <w:name w:val="footnote text"/>
    <w:basedOn w:val="Normal"/>
    <w:link w:val="FotnotstextChar"/>
    <w:autoRedefine/>
    <w:rsid w:val="006C19B2"/>
    <w:pPr>
      <w:ind w:left="284" w:hanging="284"/>
    </w:pPr>
    <w:rPr>
      <w:sz w:val="22"/>
      <w:szCs w:val="20"/>
    </w:rPr>
  </w:style>
  <w:style w:type="character" w:customStyle="1" w:styleId="FotnotstextChar">
    <w:name w:val="Fotnotstext Char"/>
    <w:basedOn w:val="Standardstycketeckensnitt"/>
    <w:link w:val="Fotnotstext"/>
    <w:rsid w:val="006C19B2"/>
    <w:rPr>
      <w:sz w:val="22"/>
    </w:rPr>
  </w:style>
  <w:style w:type="character" w:styleId="Fotnotsreferens">
    <w:name w:val="footnote reference"/>
    <w:basedOn w:val="Standardstycketeckensnitt"/>
    <w:rsid w:val="00AF2C92"/>
    <w:rPr>
      <w:vertAlign w:val="superscript"/>
    </w:rPr>
  </w:style>
  <w:style w:type="paragraph" w:styleId="Slutnotstext">
    <w:name w:val="endnote text"/>
    <w:basedOn w:val="Normal"/>
    <w:link w:val="SlutnotstextChar"/>
    <w:autoRedefine/>
    <w:rsid w:val="006C19B2"/>
    <w:pPr>
      <w:ind w:left="284" w:hanging="284"/>
    </w:pPr>
    <w:rPr>
      <w:sz w:val="22"/>
      <w:szCs w:val="20"/>
    </w:rPr>
  </w:style>
  <w:style w:type="character" w:customStyle="1" w:styleId="SlutnotstextChar">
    <w:name w:val="Slutnotstext Char"/>
    <w:basedOn w:val="Standardstycketeckensnitt"/>
    <w:link w:val="Slutnotstext"/>
    <w:rsid w:val="006C19B2"/>
    <w:rPr>
      <w:sz w:val="22"/>
    </w:rPr>
  </w:style>
  <w:style w:type="character" w:styleId="Slutnotsreferens">
    <w:name w:val="endnote reference"/>
    <w:basedOn w:val="Standardstycketeckensnitt"/>
    <w:rsid w:val="00EC571B"/>
    <w:rPr>
      <w:vertAlign w:val="superscript"/>
    </w:rPr>
  </w:style>
  <w:style w:type="character" w:customStyle="1" w:styleId="Rubrik4Char">
    <w:name w:val="Rubrik 4 Char"/>
    <w:basedOn w:val="Standardstycketeckensnitt"/>
    <w:link w:val="Rubrik4"/>
    <w:rsid w:val="00F43B9D"/>
    <w:rPr>
      <w:bCs/>
      <w:sz w:val="24"/>
      <w:szCs w:val="28"/>
    </w:rPr>
  </w:style>
  <w:style w:type="paragraph" w:styleId="Sidhuvud">
    <w:name w:val="header"/>
    <w:basedOn w:val="Normal"/>
    <w:link w:val="SidhuvudChar"/>
    <w:rsid w:val="003F193A"/>
    <w:pPr>
      <w:tabs>
        <w:tab w:val="center" w:pos="4320"/>
        <w:tab w:val="right" w:pos="8640"/>
      </w:tabs>
      <w:spacing w:after="120" w:line="240" w:lineRule="auto"/>
      <w:contextualSpacing/>
    </w:pPr>
  </w:style>
  <w:style w:type="character" w:customStyle="1" w:styleId="SidhuvudChar">
    <w:name w:val="Sidhuvud Char"/>
    <w:basedOn w:val="Standardstycketeckensnitt"/>
    <w:link w:val="Sidhuvud"/>
    <w:rsid w:val="003F193A"/>
    <w:rPr>
      <w:rFonts w:eastAsia="Times New Roman"/>
      <w:sz w:val="24"/>
      <w:szCs w:val="24"/>
      <w:lang w:eastAsia="en-GB"/>
    </w:rPr>
  </w:style>
  <w:style w:type="paragraph" w:styleId="Sidfot">
    <w:name w:val="footer"/>
    <w:basedOn w:val="Normal"/>
    <w:link w:val="SidfotChar"/>
    <w:rsid w:val="00AE6A21"/>
    <w:pPr>
      <w:tabs>
        <w:tab w:val="center" w:pos="4320"/>
        <w:tab w:val="right" w:pos="8640"/>
      </w:tabs>
      <w:spacing w:before="240" w:line="240" w:lineRule="auto"/>
      <w:contextualSpacing/>
    </w:pPr>
  </w:style>
  <w:style w:type="character" w:customStyle="1" w:styleId="SidfotChar">
    <w:name w:val="Sidfot Char"/>
    <w:basedOn w:val="Standardstycketeckensnitt"/>
    <w:link w:val="Sidfot"/>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Normalwebb">
    <w:name w:val="Normal (Web)"/>
    <w:basedOn w:val="Normal"/>
    <w:uiPriority w:val="99"/>
    <w:semiHidden/>
    <w:unhideWhenUsed/>
    <w:rsid w:val="00454425"/>
  </w:style>
  <w:style w:type="character" w:styleId="Hyperlnk">
    <w:name w:val="Hyperlink"/>
    <w:basedOn w:val="Standardstycketeckensnitt"/>
    <w:uiPriority w:val="99"/>
    <w:unhideWhenUsed/>
    <w:rsid w:val="005D2725"/>
    <w:rPr>
      <w:color w:val="0000FF" w:themeColor="hyperlink"/>
      <w:u w:val="single"/>
    </w:rPr>
  </w:style>
  <w:style w:type="character" w:styleId="Olstomnmnande">
    <w:name w:val="Unresolved Mention"/>
    <w:basedOn w:val="Standardstycketeckensnitt"/>
    <w:uiPriority w:val="99"/>
    <w:semiHidden/>
    <w:unhideWhenUsed/>
    <w:rsid w:val="005D2725"/>
    <w:rPr>
      <w:color w:val="605E5C"/>
      <w:shd w:val="clear" w:color="auto" w:fill="E1DFDD"/>
    </w:rPr>
  </w:style>
  <w:style w:type="character" w:styleId="Platshllartext">
    <w:name w:val="Placeholder Text"/>
    <w:basedOn w:val="Standardstycketeckensnitt"/>
    <w:rsid w:val="00F67B41"/>
    <w:rPr>
      <w:color w:val="666666"/>
    </w:rPr>
  </w:style>
  <w:style w:type="paragraph" w:styleId="HTML-frformaterad">
    <w:name w:val="HTML Preformatted"/>
    <w:basedOn w:val="Normal"/>
    <w:link w:val="HTML-frformateradChar"/>
    <w:semiHidden/>
    <w:unhideWhenUsed/>
    <w:rsid w:val="00804F25"/>
    <w:pPr>
      <w:spacing w:line="240" w:lineRule="auto"/>
    </w:pPr>
    <w:rPr>
      <w:rFonts w:ascii="Consolas" w:hAnsi="Consolas"/>
      <w:sz w:val="20"/>
      <w:szCs w:val="20"/>
    </w:rPr>
  </w:style>
  <w:style w:type="character" w:customStyle="1" w:styleId="HTML-frformateradChar">
    <w:name w:val="HTML - förformaterad Char"/>
    <w:basedOn w:val="Standardstycketeckensnitt"/>
    <w:link w:val="HTML-frformaterad"/>
    <w:semiHidden/>
    <w:rsid w:val="00804F25"/>
    <w:rPr>
      <w:rFonts w:ascii="Consolas" w:hAnsi="Consolas"/>
    </w:rPr>
  </w:style>
  <w:style w:type="paragraph" w:styleId="Beskrivning">
    <w:name w:val="caption"/>
    <w:basedOn w:val="Normal"/>
    <w:next w:val="Normal"/>
    <w:unhideWhenUsed/>
    <w:rsid w:val="00EA0C07"/>
    <w:pPr>
      <w:spacing w:after="200" w:line="240" w:lineRule="auto"/>
    </w:pPr>
    <w:rPr>
      <w:i/>
      <w:iCs/>
      <w:color w:val="1F497D" w:themeColor="text2"/>
      <w:sz w:val="18"/>
      <w:szCs w:val="18"/>
    </w:rPr>
  </w:style>
  <w:style w:type="character" w:styleId="Stark">
    <w:name w:val="Strong"/>
    <w:basedOn w:val="Standardstycketeckensnitt"/>
    <w:uiPriority w:val="22"/>
    <w:qFormat/>
    <w:rsid w:val="00EA0C07"/>
    <w:rPr>
      <w:b/>
      <w:bCs/>
    </w:rPr>
  </w:style>
  <w:style w:type="paragraph" w:styleId="Litteraturfrteckning">
    <w:name w:val="Bibliography"/>
    <w:basedOn w:val="Normal"/>
    <w:next w:val="Normal"/>
    <w:unhideWhenUsed/>
    <w:rsid w:val="00BD68CC"/>
    <w:pPr>
      <w:ind w:left="720" w:hanging="720"/>
    </w:pPr>
  </w:style>
  <w:style w:type="table" w:styleId="Tabellrutnt">
    <w:name w:val="Table Grid"/>
    <w:basedOn w:val="Normaltabell"/>
    <w:rsid w:val="00633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unktlista">
    <w:name w:val="List Bullet"/>
    <w:basedOn w:val="Normal"/>
    <w:unhideWhenUsed/>
    <w:rsid w:val="00F52429"/>
    <w:pPr>
      <w:numPr>
        <w:numId w:val="11"/>
      </w:numPr>
      <w:contextualSpacing/>
    </w:pPr>
  </w:style>
  <w:style w:type="character" w:styleId="Kommentarsreferens">
    <w:name w:val="annotation reference"/>
    <w:basedOn w:val="Standardstycketeckensnitt"/>
    <w:semiHidden/>
    <w:unhideWhenUsed/>
    <w:rsid w:val="00B04855"/>
    <w:rPr>
      <w:sz w:val="16"/>
      <w:szCs w:val="16"/>
    </w:rPr>
  </w:style>
  <w:style w:type="paragraph" w:styleId="Kommentarer">
    <w:name w:val="annotation text"/>
    <w:basedOn w:val="Normal"/>
    <w:link w:val="KommentarerChar"/>
    <w:unhideWhenUsed/>
    <w:rsid w:val="00B04855"/>
    <w:pPr>
      <w:spacing w:line="240" w:lineRule="auto"/>
    </w:pPr>
    <w:rPr>
      <w:sz w:val="20"/>
      <w:szCs w:val="20"/>
    </w:rPr>
  </w:style>
  <w:style w:type="character" w:customStyle="1" w:styleId="KommentarerChar">
    <w:name w:val="Kommentarer Char"/>
    <w:basedOn w:val="Standardstycketeckensnitt"/>
    <w:link w:val="Kommentarer"/>
    <w:rsid w:val="00B04855"/>
  </w:style>
  <w:style w:type="paragraph" w:styleId="Kommentarsmne">
    <w:name w:val="annotation subject"/>
    <w:basedOn w:val="Kommentarer"/>
    <w:next w:val="Kommentarer"/>
    <w:link w:val="KommentarsmneChar"/>
    <w:semiHidden/>
    <w:unhideWhenUsed/>
    <w:rsid w:val="00B04855"/>
    <w:rPr>
      <w:b/>
      <w:bCs/>
    </w:rPr>
  </w:style>
  <w:style w:type="character" w:customStyle="1" w:styleId="KommentarsmneChar">
    <w:name w:val="Kommentarsämne Char"/>
    <w:basedOn w:val="KommentarerChar"/>
    <w:link w:val="Kommentarsmne"/>
    <w:semiHidden/>
    <w:rsid w:val="00B04855"/>
    <w:rPr>
      <w:b/>
      <w:bCs/>
    </w:rPr>
  </w:style>
  <w:style w:type="paragraph" w:styleId="Revision">
    <w:name w:val="Revision"/>
    <w:hidden/>
    <w:semiHidden/>
    <w:rsid w:val="006E368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apastyle.apa.org/style-grammar-guidelines/bias-free-language/age" TargetMode="External"/><Relationship Id="rId1" Type="http://schemas.openxmlformats.org/officeDocument/2006/relationships/hyperlink" Target="https://apastyle.apa.org/style-grammar-guidelines/bias-free-language/age" TargetMode="External"/></Relationships>
</file>

<file path=word/_rels/document.xml.rels><?xml version="1.0" encoding="UTF-8" standalone="yes"?>
<Relationships xmlns="http://schemas.openxmlformats.org/package/2006/relationships"><Relationship Id="rId26" Type="http://schemas.openxmlformats.org/officeDocument/2006/relationships/customXml" Target="ink/ink6.xml"/><Relationship Id="rId21" Type="http://schemas.openxmlformats.org/officeDocument/2006/relationships/customXml" Target="ink/ink1.xml"/><Relationship Id="rId42" Type="http://schemas.openxmlformats.org/officeDocument/2006/relationships/customXml" Target="ink/ink13.xml"/><Relationship Id="rId47" Type="http://schemas.openxmlformats.org/officeDocument/2006/relationships/image" Target="media/image17.png"/><Relationship Id="rId63" Type="http://schemas.openxmlformats.org/officeDocument/2006/relationships/customXml" Target="ink/ink21.xml"/><Relationship Id="rId68" Type="http://schemas.openxmlformats.org/officeDocument/2006/relationships/image" Target="media/image32.png"/><Relationship Id="rId84" Type="http://schemas.openxmlformats.org/officeDocument/2006/relationships/fontTable" Target="fontTable.xml"/><Relationship Id="rId16" Type="http://schemas.openxmlformats.org/officeDocument/2006/relationships/image" Target="media/image4.png"/><Relationship Id="rId11" Type="http://schemas.microsoft.com/office/2018/08/relationships/commentsExtensible" Target="commentsExtensible.xml"/><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image" Target="media/image23.png"/><Relationship Id="rId58" Type="http://schemas.openxmlformats.org/officeDocument/2006/relationships/image" Target="media/image27.png"/><Relationship Id="rId74" Type="http://schemas.openxmlformats.org/officeDocument/2006/relationships/image" Target="media/image35.png"/><Relationship Id="rId79" Type="http://schemas.openxmlformats.org/officeDocument/2006/relationships/header" Target="header2.xml"/><Relationship Id="rId5" Type="http://schemas.openxmlformats.org/officeDocument/2006/relationships/webSettings" Target="webSettings.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customXml" Target="ink/ink2.xml"/><Relationship Id="rId27" Type="http://schemas.openxmlformats.org/officeDocument/2006/relationships/customXml" Target="ink/ink7.xm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customXml" Target="ink/ink14.xml"/><Relationship Id="rId48" Type="http://schemas.openxmlformats.org/officeDocument/2006/relationships/image" Target="media/image18.png"/><Relationship Id="rId56" Type="http://schemas.openxmlformats.org/officeDocument/2006/relationships/image" Target="media/image26.png"/><Relationship Id="rId64" Type="http://schemas.openxmlformats.org/officeDocument/2006/relationships/image" Target="media/image30.png"/><Relationship Id="rId69" Type="http://schemas.openxmlformats.org/officeDocument/2006/relationships/customXml" Target="ink/ink24.xml"/><Relationship Id="rId77" Type="http://schemas.openxmlformats.org/officeDocument/2006/relationships/image" Target="media/image37.png"/><Relationship Id="rId8" Type="http://schemas.openxmlformats.org/officeDocument/2006/relationships/comments" Target="comments.xml"/><Relationship Id="rId51" Type="http://schemas.openxmlformats.org/officeDocument/2006/relationships/image" Target="media/image21.png"/><Relationship Id="rId72" Type="http://schemas.openxmlformats.org/officeDocument/2006/relationships/image" Target="media/image34.png"/><Relationship Id="rId80" Type="http://schemas.openxmlformats.org/officeDocument/2006/relationships/footer" Target="footer1.xml"/><Relationship Id="rId85" Type="http://schemas.microsoft.com/office/2011/relationships/people" Target="people.xml"/><Relationship Id="rId3" Type="http://schemas.openxmlformats.org/officeDocument/2006/relationships/styles" Target="styles.xml"/><Relationship Id="rId12" Type="http://schemas.openxmlformats.org/officeDocument/2006/relationships/hyperlink" Target="mailto:nick.christie@med.lu.se" TargetMode="External"/><Relationship Id="rId17" Type="http://schemas.openxmlformats.org/officeDocument/2006/relationships/image" Target="media/image5.png"/><Relationship Id="rId25" Type="http://schemas.openxmlformats.org/officeDocument/2006/relationships/customXml" Target="ink/ink5.xml"/><Relationship Id="rId33" Type="http://schemas.openxmlformats.org/officeDocument/2006/relationships/image" Target="media/image12.png"/><Relationship Id="rId38" Type="http://schemas.openxmlformats.org/officeDocument/2006/relationships/customXml" Target="ink/ink9.xml"/><Relationship Id="rId46" Type="http://schemas.openxmlformats.org/officeDocument/2006/relationships/customXml" Target="ink/ink17.xml"/><Relationship Id="rId59" Type="http://schemas.openxmlformats.org/officeDocument/2006/relationships/customXml" Target="ink/ink19.xml"/><Relationship Id="rId67" Type="http://schemas.openxmlformats.org/officeDocument/2006/relationships/customXml" Target="ink/ink23.xml"/><Relationship Id="rId20" Type="http://schemas.openxmlformats.org/officeDocument/2006/relationships/image" Target="media/image8.png"/><Relationship Id="rId41" Type="http://schemas.openxmlformats.org/officeDocument/2006/relationships/customXml" Target="ink/ink12.xml"/><Relationship Id="rId54" Type="http://schemas.openxmlformats.org/officeDocument/2006/relationships/image" Target="media/image24.png"/><Relationship Id="rId62" Type="http://schemas.openxmlformats.org/officeDocument/2006/relationships/image" Target="media/image29.png"/><Relationship Id="rId70" Type="http://schemas.openxmlformats.org/officeDocument/2006/relationships/image" Target="media/image33.png"/><Relationship Id="rId75" Type="http://schemas.openxmlformats.org/officeDocument/2006/relationships/customXml" Target="ink/ink27.xml"/><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customXml" Target="ink/ink3.xml"/><Relationship Id="rId28" Type="http://schemas.openxmlformats.org/officeDocument/2006/relationships/customXml" Target="ink/ink8.xml"/><Relationship Id="rId36" Type="http://schemas.openxmlformats.org/officeDocument/2006/relationships/image" Target="media/image15.png"/><Relationship Id="rId49" Type="http://schemas.openxmlformats.org/officeDocument/2006/relationships/image" Target="media/image19.png"/><Relationship Id="rId57" Type="http://schemas.openxmlformats.org/officeDocument/2006/relationships/customXml" Target="ink/ink18.xml"/><Relationship Id="rId10" Type="http://schemas.microsoft.com/office/2016/09/relationships/commentsIds" Target="commentsIds.xml"/><Relationship Id="rId31" Type="http://schemas.openxmlformats.org/officeDocument/2006/relationships/image" Target="media/image10.png"/><Relationship Id="rId44" Type="http://schemas.openxmlformats.org/officeDocument/2006/relationships/customXml" Target="ink/ink15.xml"/><Relationship Id="rId52" Type="http://schemas.openxmlformats.org/officeDocument/2006/relationships/image" Target="media/image22.png"/><Relationship Id="rId60" Type="http://schemas.openxmlformats.org/officeDocument/2006/relationships/image" Target="media/image28.png"/><Relationship Id="rId65" Type="http://schemas.openxmlformats.org/officeDocument/2006/relationships/customXml" Target="ink/ink22.xml"/><Relationship Id="rId73" Type="http://schemas.openxmlformats.org/officeDocument/2006/relationships/customXml" Target="ink/ink26.xml"/><Relationship Id="rId78" Type="http://schemas.openxmlformats.org/officeDocument/2006/relationships/header" Target="header1.xml"/><Relationship Id="rId81" Type="http://schemas.openxmlformats.org/officeDocument/2006/relationships/footer" Target="footer2.xml"/><Relationship Id="rId86"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customXml" Target="ink/ink10.xml"/><Relationship Id="rId34" Type="http://schemas.openxmlformats.org/officeDocument/2006/relationships/image" Target="media/image13.png"/><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customXml" Target="ink/ink25.xml"/><Relationship Id="rId2" Type="http://schemas.openxmlformats.org/officeDocument/2006/relationships/numbering" Target="numbering.xml"/><Relationship Id="rId29" Type="http://schemas.openxmlformats.org/officeDocument/2006/relationships/image" Target="media/image80.png"/><Relationship Id="rId24" Type="http://schemas.openxmlformats.org/officeDocument/2006/relationships/customXml" Target="ink/ink4.xml"/><Relationship Id="rId40" Type="http://schemas.openxmlformats.org/officeDocument/2006/relationships/customXml" Target="ink/ink11.xml"/><Relationship Id="rId45" Type="http://schemas.openxmlformats.org/officeDocument/2006/relationships/customXml" Target="ink/ink16.xml"/><Relationship Id="rId66" Type="http://schemas.openxmlformats.org/officeDocument/2006/relationships/image" Target="media/image31.png"/><Relationship Id="rId61" Type="http://schemas.openxmlformats.org/officeDocument/2006/relationships/customXml" Target="ink/ink20.xml"/><Relationship Id="rId8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3054ch\AppData\Local\Temp\365f8542-ec66-4a19-9355-ff57fc0ab539_TF_Template_Word_Windows_2016(2).zip.539\TF_Template_Word_Windows_2016.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29:38.71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0 111 0,'7509'-110'0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30:10.84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 0,'7666'0'0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30:31.648"/>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1 177 0,'7598'-177'0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0:34.888"/>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0,'7678'0,"-7659"0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3:40.918"/>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1 0,'127'1,"234"31,-207-11,181 2,158-24,-193-3,653 4,-916-2,1-2,64-14,-67 10,1 1,72-3,-87 11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3:44.176"/>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1 26,'140'-12,"-24"2,414 6,-316 5,33 12,-17-1,1015-12,-1225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3:47.519"/>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0 121,'208'1,"907"-33,-686-11,-276 24,-60 6,134-1,-158 14,-49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3:50.879"/>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1 101,'355'1,"381"-3,-388-19,-283 8,-48 9,1 0,0 1,25 0,817 4,-825-3,-1-1,0-2,55-14,-35 6,-20 8,-1 2,1 1,60 4,-23 0,-44-2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30:58.73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 0,'7345'0'0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31:09.22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0 111 0,'7709'-110'0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31:20.602"/>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22 0,'7523'-22'0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1:24.611"/>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24,'820'2,"864"-5,-1238-8,152-1,270 39,145-8,-754-30,110 0,232 30,-378-3,271 15,-234-31,-241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1:33.537"/>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1 2,'332'-2,"376"4,-190 21,-88-3,238 11,102 2,-111 0,-495-23,515-3,-381-10,2 6,323-6,-455-8,68 0,-10 0,-10 0,-86 0,-86 5,46 0,-68 5,-1-1,0-2,0 0,26-9,-29 7</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1:35.209"/>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1 1,'711'-1,"1870"24,-705 43,-1357-66,38 1,-340 8,189 4,-58-1,-111-2,-197-9</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31:38.187"/>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1 22 0,'7501'-21'0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31:40.064"/>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0 23 0,'7568'-22'0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32:07.360"/>
    </inkml:context>
    <inkml:brush xml:id="br0">
      <inkml:brushProperty name="width" value="0.05" units="cm"/>
      <inkml:brushProperty name="height" value="0.05" units="cm"/>
      <inkml:brushProperty name="color" value="#E71224"/>
    </inkml:brush>
  </inkml:definitions>
  <inkml:trace contextRef="#ctx0" brushRef="#br0">0 1 24575,'187'11'0,"1"1"0,175-12 0,-354 0 0,-1 0 0,1 1 0,0 0 0,-1 1 0,1-1 0,-1 2 0,0-1 0,15 7 0,-20-6 0,1-1 0,0 1 0,-1 0 0,0-1 0,0 2 0,1-1 0,-2 0 0,1 1 0,0-1 0,-1 1 0,0 0 0,1 0 0,-1 0 0,-1 0 0,1 0 0,-1 0 0,0 0 0,2 9 0,5 43 0,-3-1 0,-2 61 0,-1-28 0,31 1531 0,-33-265 0,-4-1294 0,-3 0 0,-3 0 0,-24 88 0,0-7 0,-58 254 0,84-355 0,-3 7 0,2 0 0,-5 91 0,33 393 0,-16-503-1365,-1-4-5461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3:07.331"/>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1,'1'1,"-1"0,1 0,-1-1,1 1,-1 0,1 0,0-1,-1 1,1 0,0-1,0 1,0 0,-1-1,1 1,0-1,0 1,0-1,0 0,0 1,0-1,0 0,2 0,28 7,-25-6,147 21,156 1,-251-19,1670 18,-1192-25,-510 2,1 2,-1 1,45 9,-54-7</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3:05.509"/>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1,'3331'0,"-3304"0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3:03.751"/>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69,'1'-1,"-1"0,0 0,1 0,-1 1,1-1,-1 0,1 0,-1 0,1 1,0-1,-1 0,1 1,0-1,-1 0,1 1,0-1,0 1,0-1,0 1,0 0,-1-1,1 1,0 0,0 0,2-1,32-6,-21 5,45-12,0 3,113-7,122 17,-155 3,3100-1,-3219-1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3:02.581"/>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0,'506'27,"-187"-6,1845 20,-1328-41,-808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2:57.51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1,'4'1,"1"0,-1 0,0 0,1 1,-1-1,0 1,0 0,4 3,23 10,45 3,134 14,82-12,-229-17,943 7,-583-13,-165-8,13-1,-181 14,117-4,-141-9,-48 7,1 1,29-1,96 5,-119-1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2:56.02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1,'32'2,"0"1,0 2,34 9,22 5,91 10,324 11,-192-29,-12-1,311-10,-580-2,51-8,-51 5,47-2,82-4,17 0,353 12,-511-1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2:52.551"/>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1,'40'3,"76"15,-2 1,760 54,-529-51,-65-2,-123-11,179 4,-197-11,120-5,-247 1,0-1,0 0,-1 0,0-2,1 1,16-11,-14 8,0 0,1 1,16-5,6 4,1 1,57-1,-42 4,37-7,-49 4,49 0,-71 6</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2:50.308"/>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45,'2222'0,"-1594"-24,-547 14,-43 5,43-1,73 7,-131-1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3T11:32:29.26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1,'6479'0,"-6060"11,38 0,-352-22,-7 1,298 8,-205 3,-174 0,0 1,28 6,7 1,-33-7</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1:32:23.36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45 0,'8239'-44'0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2FBE3B-17F8-4F94-BB33-C66AAB45B092}">
  <we:reference id="wa104381909" version="3.19.0.0" store="en-US"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Metadata/LabelInfo.xml><?xml version="1.0" encoding="utf-8"?>
<clbl:labelList xmlns:clbl="http://schemas.microsoft.com/office/2020/mipLabelMetadata">
  <clbl:label id="{da48a9ac-7937-4134-8b13-3620bf967764}" enabled="1" method="Privileged" siteId="{5a4ba6f9-f531-4f32-9467-398f19e69de4}" contentBits="0" removed="0"/>
</clbl:labelList>
</file>

<file path=docProps/app.xml><?xml version="1.0" encoding="utf-8"?>
<Properties xmlns="http://schemas.openxmlformats.org/officeDocument/2006/extended-properties" xmlns:vt="http://schemas.openxmlformats.org/officeDocument/2006/docPropsVTypes">
  <Template>TF_Template_Word_Windows_2016</Template>
  <TotalTime>152</TotalTime>
  <Pages>32</Pages>
  <Words>20743</Words>
  <Characters>109939</Characters>
  <Application>Microsoft Office Word</Application>
  <DocSecurity>0</DocSecurity>
  <Lines>916</Lines>
  <Paragraphs>260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TF_Template_Word_Windows_2016</vt:lpstr>
      <vt:lpstr>TF_Template_Word_Windows_2016</vt:lpstr>
    </vt:vector>
  </TitlesOfParts>
  <Company>Informa Plc</Company>
  <LinksUpToDate>false</LinksUpToDate>
  <CharactersWithSpaces>130422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Nick Christie</dc:creator>
  <cp:lastModifiedBy>Magnus Zingmark</cp:lastModifiedBy>
  <cp:revision>9</cp:revision>
  <cp:lastPrinted>2011-07-22T14:54:00Z</cp:lastPrinted>
  <dcterms:created xsi:type="dcterms:W3CDTF">2025-11-10T11:20:00Z</dcterms:created>
  <dcterms:modified xsi:type="dcterms:W3CDTF">2025-11-10T13:53:00Z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id="LQTXvAq9"/&gt;&lt;style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